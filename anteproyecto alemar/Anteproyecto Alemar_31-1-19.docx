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1C642A" w14:textId="77777777" w:rsidR="000B2415" w:rsidRPr="00B84159" w:rsidRDefault="00F360AE" w:rsidP="000B2415">
      <w:pPr>
        <w:autoSpaceDE w:val="0"/>
        <w:autoSpaceDN w:val="0"/>
        <w:adjustRightInd w:val="0"/>
        <w:spacing w:after="0" w:line="360" w:lineRule="auto"/>
        <w:jc w:val="center"/>
        <w:rPr>
          <w:rFonts w:ascii="Arial" w:hAnsi="Arial" w:cs="Arial"/>
          <w:b/>
          <w:bCs/>
          <w:color w:val="000000"/>
          <w:sz w:val="24"/>
          <w:szCs w:val="24"/>
        </w:rPr>
      </w:pPr>
      <w:r>
        <w:rPr>
          <w:noProof/>
          <w:lang w:val="es-VE" w:eastAsia="es-VE"/>
        </w:rPr>
        <w:pict w14:anchorId="5332FF99">
          <v:rect id="Rectangle 9" o:spid="_x0000_s1026" style="position:absolute;left:0;text-align:left;margin-left:465.7pt;margin-top:-25.45pt;width:7.15pt;height:11.2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" fillcolor="white [3212]" strokecolor="white [3212]"/>
        </w:pict>
      </w:r>
      <w:r w:rsidR="000B2415" w:rsidRPr="00B84159">
        <w:rPr>
          <w:rFonts w:ascii="Arial" w:hAnsi="Arial" w:cs="Arial"/>
          <w:b/>
          <w:bCs/>
          <w:color w:val="000000"/>
          <w:sz w:val="24"/>
          <w:szCs w:val="24"/>
        </w:rPr>
        <w:t>REPÚBLICA BOLIVARIANA DE VENEZUELA</w:t>
      </w:r>
    </w:p>
    <w:p w14:paraId="0A3B53C9" w14:textId="77777777" w:rsidR="000B2415" w:rsidRPr="00B84159" w:rsidRDefault="000B2415" w:rsidP="000B2415">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210A0629"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189B18F5"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11191C1D"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4F9E7126" w14:textId="343D9FFB" w:rsidR="004130A6" w:rsidRPr="004130A6" w:rsidRDefault="000B2415" w:rsidP="004130A6">
      <w:pPr>
        <w:autoSpaceDE w:val="0"/>
        <w:autoSpaceDN w:val="0"/>
        <w:adjustRightInd w:val="0"/>
        <w:spacing w:after="0" w:line="360" w:lineRule="auto"/>
        <w:rPr>
          <w:rFonts w:ascii="Arial" w:hAnsi="Arial" w:cs="Arial"/>
          <w:noProof/>
          <w:sz w:val="24"/>
          <w:szCs w:val="24"/>
        </w:rPr>
      </w:pPr>
      <w:r w:rsidRPr="00B84159">
        <w:rPr>
          <w:noProof/>
          <w:lang w:val="en-US"/>
        </w:rPr>
        <w:drawing>
          <wp:anchor distT="0" distB="0" distL="114300" distR="114300" simplePos="0" relativeHeight="251655680" behindDoc="0" locked="0" layoutInCell="1" allowOverlap="1" wp14:anchorId="66846014" wp14:editId="7F66D4C0">
            <wp:simplePos x="0" y="0"/>
            <wp:positionH relativeFrom="column">
              <wp:posOffset>1947545</wp:posOffset>
            </wp:positionH>
            <wp:positionV relativeFrom="paragraph">
              <wp:posOffset>1905</wp:posOffset>
            </wp:positionV>
            <wp:extent cx="2066290" cy="2256155"/>
            <wp:effectExtent l="0" t="0" r="0" b="0"/>
            <wp:wrapSquare wrapText="r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290" cy="2256155"/>
                    </a:xfrm>
                    <a:prstGeom prst="rect">
                      <a:avLst/>
                    </a:prstGeom>
                    <a:noFill/>
                  </pic:spPr>
                </pic:pic>
              </a:graphicData>
            </a:graphic>
          </wp:anchor>
        </w:drawing>
      </w:r>
      <w:r w:rsidRPr="00B84159">
        <w:rPr>
          <w:rFonts w:ascii="Arial" w:hAnsi="Arial" w:cs="Arial"/>
          <w:noProof/>
          <w:sz w:val="24"/>
          <w:szCs w:val="24"/>
        </w:rPr>
        <w:br w:type="textWrapping" w:clear="all"/>
      </w:r>
    </w:p>
    <w:p w14:paraId="0C679D98" w14:textId="7E157B13" w:rsidR="004130A6" w:rsidRPr="00B84159" w:rsidRDefault="004130A6" w:rsidP="004130A6">
      <w:pPr>
        <w:autoSpaceDE w:val="0"/>
        <w:autoSpaceDN w:val="0"/>
        <w:adjustRightInd w:val="0"/>
        <w:spacing w:after="0" w:line="360" w:lineRule="auto"/>
        <w:jc w:val="center"/>
        <w:rPr>
          <w:rFonts w:ascii="Arial" w:hAnsi="Arial" w:cs="Arial"/>
          <w:b/>
          <w:bCs/>
          <w:sz w:val="24"/>
          <w:szCs w:val="24"/>
        </w:rPr>
      </w:pPr>
      <w:r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p>
    <w:p w14:paraId="65A55EC4"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14316FC1"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Anteproyecto de Trabajo Especial de Grado para optar al Título de Ingeniero de Petróleo</w:t>
      </w:r>
    </w:p>
    <w:p w14:paraId="4798FDD4"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534E8921" w14:textId="77777777" w:rsidR="000B2415" w:rsidRPr="00B84159" w:rsidRDefault="000B2415" w:rsidP="000B2415">
      <w:pPr>
        <w:tabs>
          <w:tab w:val="center" w:pos="4535"/>
          <w:tab w:val="left" w:pos="5400"/>
        </w:tabs>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Autor:</w:t>
      </w:r>
    </w:p>
    <w:p w14:paraId="06EF8C09" w14:textId="0CD22CD3" w:rsidR="000B2415" w:rsidRPr="00B84159" w:rsidRDefault="000B2415" w:rsidP="000B2415">
      <w:pPr>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 xml:space="preserve">Br. </w:t>
      </w:r>
      <w:r w:rsidR="00346BE5">
        <w:rPr>
          <w:rFonts w:ascii="Arial" w:hAnsi="Arial" w:cs="Arial"/>
          <w:b/>
          <w:bCs/>
          <w:sz w:val="24"/>
          <w:szCs w:val="24"/>
          <w:lang w:val="pt-BR"/>
        </w:rPr>
        <w:t>Villalobos</w:t>
      </w:r>
      <w:r w:rsidR="00317000">
        <w:rPr>
          <w:rFonts w:ascii="Arial" w:hAnsi="Arial" w:cs="Arial"/>
          <w:b/>
          <w:bCs/>
          <w:sz w:val="24"/>
          <w:szCs w:val="24"/>
          <w:lang w:val="pt-BR"/>
        </w:rPr>
        <w:t xml:space="preserve"> </w:t>
      </w:r>
      <w:r w:rsidR="00346BE5">
        <w:rPr>
          <w:rFonts w:ascii="Arial" w:hAnsi="Arial" w:cs="Arial"/>
          <w:b/>
          <w:bCs/>
          <w:sz w:val="24"/>
          <w:szCs w:val="24"/>
          <w:lang w:val="pt-BR"/>
        </w:rPr>
        <w:t>Marcano,Alemarnery Chiquinquira</w:t>
      </w:r>
    </w:p>
    <w:p w14:paraId="2EDBEEF7"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rPr>
      </w:pPr>
      <w:r w:rsidRPr="00B84159">
        <w:rPr>
          <w:rFonts w:ascii="Arial" w:hAnsi="Arial" w:cs="Arial"/>
          <w:sz w:val="24"/>
          <w:szCs w:val="24"/>
        </w:rPr>
        <w:t>C.I: V-2</w:t>
      </w:r>
      <w:r w:rsidR="00346BE5">
        <w:rPr>
          <w:rFonts w:ascii="Arial" w:hAnsi="Arial" w:cs="Arial"/>
          <w:sz w:val="24"/>
          <w:szCs w:val="24"/>
        </w:rPr>
        <w:t>3</w:t>
      </w:r>
      <w:r w:rsidRPr="00B84159">
        <w:rPr>
          <w:rFonts w:ascii="Arial" w:hAnsi="Arial" w:cs="Arial"/>
          <w:sz w:val="24"/>
          <w:szCs w:val="24"/>
        </w:rPr>
        <w:t>.</w:t>
      </w:r>
      <w:r w:rsidR="00346BE5">
        <w:rPr>
          <w:rFonts w:ascii="Arial" w:hAnsi="Arial" w:cs="Arial"/>
          <w:sz w:val="24"/>
          <w:szCs w:val="24"/>
        </w:rPr>
        <w:t>894</w:t>
      </w:r>
      <w:r w:rsidRPr="00B84159">
        <w:rPr>
          <w:rFonts w:ascii="Arial" w:hAnsi="Arial" w:cs="Arial"/>
          <w:sz w:val="24"/>
          <w:szCs w:val="24"/>
        </w:rPr>
        <w:t>.</w:t>
      </w:r>
      <w:r w:rsidR="00346BE5">
        <w:rPr>
          <w:rFonts w:ascii="Arial" w:hAnsi="Arial" w:cs="Arial"/>
          <w:sz w:val="24"/>
          <w:szCs w:val="24"/>
        </w:rPr>
        <w:t>731</w:t>
      </w:r>
    </w:p>
    <w:p w14:paraId="466B4E53"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1DA8A2C4"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tbl>
      <w:tblPr>
        <w:tblpPr w:leftFromText="141" w:rightFromText="141" w:bottomFromText="200" w:vertAnchor="text" w:horzAnchor="margin" w:tblpXSpec="center" w:tblpY="259"/>
        <w:tblW w:w="0" w:type="auto"/>
        <w:tblLayout w:type="fixed"/>
        <w:tblLook w:val="04A0" w:firstRow="1" w:lastRow="0" w:firstColumn="1" w:lastColumn="0" w:noHBand="0" w:noVBand="1"/>
      </w:tblPr>
      <w:tblGrid>
        <w:gridCol w:w="4749"/>
      </w:tblGrid>
      <w:tr w:rsidR="000B2415" w:rsidRPr="00B84159" w14:paraId="6207FF42" w14:textId="77777777" w:rsidTr="000B2415">
        <w:trPr>
          <w:trHeight w:val="1"/>
        </w:trPr>
        <w:tc>
          <w:tcPr>
            <w:tcW w:w="4749" w:type="dxa"/>
            <w:tcBorders>
              <w:top w:val="single" w:sz="2" w:space="0" w:color="FFFFFF"/>
              <w:left w:val="single" w:sz="2" w:space="0" w:color="FFFFFF"/>
              <w:bottom w:val="single" w:sz="2" w:space="0" w:color="FFFFFF"/>
              <w:right w:val="single" w:sz="2" w:space="0" w:color="FFFFFF"/>
            </w:tcBorders>
            <w:shd w:val="clear" w:color="auto" w:fill="FFFFFF"/>
            <w:hideMark/>
          </w:tcPr>
          <w:p w14:paraId="69790028" w14:textId="77777777" w:rsidR="000B2415" w:rsidRPr="00B84159" w:rsidRDefault="000B2415">
            <w:pPr>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sz w:val="24"/>
                <w:szCs w:val="24"/>
              </w:rPr>
              <w:t>Tutor académico:</w:t>
            </w:r>
          </w:p>
        </w:tc>
      </w:tr>
      <w:tr w:rsidR="000B2415" w:rsidRPr="00B84159" w14:paraId="735D3FB7" w14:textId="77777777" w:rsidTr="000B2415">
        <w:trPr>
          <w:trHeight w:val="1"/>
        </w:trPr>
        <w:tc>
          <w:tcPr>
            <w:tcW w:w="4749" w:type="dxa"/>
            <w:tcBorders>
              <w:top w:val="single" w:sz="2" w:space="0" w:color="FFFFFF"/>
              <w:left w:val="single" w:sz="2" w:space="0" w:color="FFFFFF"/>
              <w:bottom w:val="single" w:sz="2" w:space="0" w:color="FFFFFF"/>
              <w:right w:val="single" w:sz="2" w:space="0" w:color="FFFFFF"/>
            </w:tcBorders>
            <w:shd w:val="clear" w:color="auto" w:fill="FFFFFF"/>
            <w:hideMark/>
          </w:tcPr>
          <w:p w14:paraId="67D86310" w14:textId="77777777" w:rsidR="000B2415" w:rsidRPr="00B84159" w:rsidRDefault="000B2415" w:rsidP="00E9041D">
            <w:pPr>
              <w:keepNext/>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b/>
                <w:bCs/>
                <w:color w:val="000000"/>
                <w:sz w:val="24"/>
                <w:szCs w:val="24"/>
              </w:rPr>
              <w:t xml:space="preserve">Prof. </w:t>
            </w:r>
            <w:r w:rsidR="00AA0B63">
              <w:rPr>
                <w:rFonts w:ascii="Arial" w:hAnsi="Arial" w:cs="Arial"/>
                <w:b/>
                <w:bCs/>
                <w:color w:val="000000"/>
                <w:sz w:val="24"/>
                <w:szCs w:val="24"/>
              </w:rPr>
              <w:t>Zeudy Galbá</w:t>
            </w:r>
            <w:r w:rsidR="00E9041D">
              <w:rPr>
                <w:rFonts w:ascii="Arial" w:hAnsi="Arial" w:cs="Arial"/>
                <w:b/>
                <w:bCs/>
                <w:color w:val="000000"/>
                <w:sz w:val="24"/>
                <w:szCs w:val="24"/>
              </w:rPr>
              <w:t>n</w:t>
            </w:r>
          </w:p>
        </w:tc>
      </w:tr>
    </w:tbl>
    <w:p w14:paraId="5B6246B1"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lang w:val="pt-BR"/>
        </w:rPr>
      </w:pPr>
    </w:p>
    <w:p w14:paraId="643ECDD7"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lang w:val="pt-BR"/>
        </w:rPr>
      </w:pPr>
    </w:p>
    <w:p w14:paraId="586B8D44"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lang w:val="pt-BR"/>
        </w:rPr>
      </w:pPr>
    </w:p>
    <w:p w14:paraId="31175394" w14:textId="77777777" w:rsidR="000B2415" w:rsidRPr="00B84159" w:rsidRDefault="000B2415" w:rsidP="000B2415">
      <w:pPr>
        <w:autoSpaceDE w:val="0"/>
        <w:autoSpaceDN w:val="0"/>
        <w:adjustRightInd w:val="0"/>
        <w:spacing w:after="0" w:line="360" w:lineRule="auto"/>
        <w:ind w:left="6299" w:hanging="6299"/>
        <w:jc w:val="center"/>
        <w:rPr>
          <w:rFonts w:ascii="Arial" w:hAnsi="Arial" w:cs="Arial"/>
          <w:sz w:val="24"/>
          <w:szCs w:val="24"/>
          <w:lang w:val="pt-BR"/>
        </w:rPr>
      </w:pPr>
    </w:p>
    <w:p w14:paraId="7876C603" w14:textId="77777777" w:rsidR="006E24B7" w:rsidRDefault="00F360AE" w:rsidP="006E24B7">
      <w:pPr>
        <w:autoSpaceDE w:val="0"/>
        <w:autoSpaceDN w:val="0"/>
        <w:adjustRightInd w:val="0"/>
        <w:spacing w:after="0" w:line="360" w:lineRule="auto"/>
        <w:jc w:val="center"/>
        <w:rPr>
          <w:rFonts w:ascii="Arial" w:hAnsi="Arial" w:cs="Arial"/>
          <w:sz w:val="24"/>
          <w:szCs w:val="24"/>
        </w:rPr>
      </w:pPr>
      <w:r>
        <w:rPr>
          <w:noProof/>
          <w:highlight w:val="yellow"/>
          <w:lang w:val="es-VE" w:eastAsia="es-VE"/>
        </w:rPr>
        <w:pict w14:anchorId="26FCC2C3">
          <v:rect id="Rectangle 7" o:spid="_x0000_s1033" style="position:absolute;left:0;text-align:left;margin-left:435.45pt;margin-top:43pt;width:7.5pt;height:12pt;z-index:2516433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" strokecolor="white" strokeweight="2pt"/>
        </w:pict>
      </w:r>
      <w:r w:rsidR="000B2415" w:rsidRPr="007D5F60">
        <w:rPr>
          <w:rFonts w:ascii="Arial" w:hAnsi="Arial" w:cs="Arial"/>
          <w:sz w:val="24"/>
          <w:szCs w:val="24"/>
          <w:highlight w:val="yellow"/>
        </w:rPr>
        <w:t xml:space="preserve">Maracaibo, </w:t>
      </w:r>
      <w:r w:rsidR="00894EF6" w:rsidRPr="00894EF6">
        <w:rPr>
          <w:rFonts w:ascii="Arial" w:hAnsi="Arial" w:cs="Arial"/>
          <w:sz w:val="24"/>
          <w:szCs w:val="24"/>
          <w:highlight w:val="yellow"/>
        </w:rPr>
        <w:t xml:space="preserve">febrero </w:t>
      </w:r>
      <w:r w:rsidR="000B2415" w:rsidRPr="00894EF6">
        <w:rPr>
          <w:rFonts w:ascii="Arial" w:hAnsi="Arial" w:cs="Arial"/>
          <w:sz w:val="24"/>
          <w:szCs w:val="24"/>
          <w:highlight w:val="yellow"/>
        </w:rPr>
        <w:t>de 201</w:t>
      </w:r>
      <w:r w:rsidR="00894EF6" w:rsidRPr="00894EF6">
        <w:rPr>
          <w:rFonts w:ascii="Arial" w:hAnsi="Arial" w:cs="Arial"/>
          <w:sz w:val="24"/>
          <w:szCs w:val="24"/>
          <w:highlight w:val="yellow"/>
        </w:rPr>
        <w:t>9</w:t>
      </w:r>
    </w:p>
    <w:p w14:paraId="59D36924" w14:textId="7F976B8E" w:rsidR="000B2415" w:rsidRPr="006E24B7" w:rsidRDefault="00F360AE" w:rsidP="006E24B7">
      <w:pPr>
        <w:autoSpaceDE w:val="0"/>
        <w:autoSpaceDN w:val="0"/>
        <w:adjustRightInd w:val="0"/>
        <w:spacing w:after="0" w:line="360" w:lineRule="auto"/>
        <w:jc w:val="center"/>
        <w:rPr>
          <w:rFonts w:ascii="Arial" w:hAnsi="Arial" w:cs="Arial"/>
          <w:sz w:val="24"/>
          <w:szCs w:val="24"/>
        </w:rPr>
      </w:pPr>
      <w:r>
        <w:rPr>
          <w:noProof/>
          <w:lang w:val="es-VE" w:eastAsia="es-VE"/>
        </w:rPr>
        <w:lastRenderedPageBreak/>
        <w:pict w14:anchorId="49C873CD">
          <v:rect id="Rectangle 6" o:spid="_x0000_s1032" style="position:absolute;left:0;text-align:left;margin-left:461.95pt;margin-top:-24.5pt;width:11.25pt;height:9.3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" fillcolor="white [3212]" strokecolor="white [3212]"/>
        </w:pict>
      </w:r>
      <w:r w:rsidR="000B2415" w:rsidRPr="00B84159">
        <w:rPr>
          <w:rFonts w:ascii="Arial" w:hAnsi="Arial" w:cs="Arial"/>
          <w:b/>
          <w:bCs/>
          <w:color w:val="000000"/>
          <w:sz w:val="24"/>
          <w:szCs w:val="24"/>
        </w:rPr>
        <w:t>REPÚBLICA BOLIVARIANA DE VENEZUELA</w:t>
      </w:r>
    </w:p>
    <w:p w14:paraId="1E757EAB" w14:textId="77777777" w:rsidR="000B2415" w:rsidRPr="00B84159" w:rsidRDefault="000B2415" w:rsidP="000B2415">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1C8931E0"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564B2A5A"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1CA49F94" w14:textId="77777777" w:rsidR="000B2415" w:rsidRPr="00B84159" w:rsidRDefault="000B2415" w:rsidP="000B2415">
      <w:pPr>
        <w:autoSpaceDE w:val="0"/>
        <w:autoSpaceDN w:val="0"/>
        <w:adjustRightInd w:val="0"/>
        <w:spacing w:after="0" w:line="360" w:lineRule="auto"/>
        <w:rPr>
          <w:rFonts w:ascii="Arial" w:hAnsi="Arial" w:cs="Arial"/>
          <w:b/>
          <w:bCs/>
          <w:sz w:val="24"/>
          <w:szCs w:val="24"/>
        </w:rPr>
      </w:pPr>
    </w:p>
    <w:p w14:paraId="728AC548" w14:textId="77777777" w:rsidR="000B2415" w:rsidRPr="00B84159" w:rsidRDefault="000B2415" w:rsidP="000B2415">
      <w:pPr>
        <w:autoSpaceDE w:val="0"/>
        <w:autoSpaceDN w:val="0"/>
        <w:adjustRightInd w:val="0"/>
        <w:spacing w:after="0" w:line="360" w:lineRule="auto"/>
        <w:rPr>
          <w:rFonts w:ascii="Arial" w:hAnsi="Arial" w:cs="Arial"/>
        </w:rPr>
      </w:pPr>
      <w:r w:rsidRPr="00B84159">
        <w:rPr>
          <w:noProof/>
          <w:lang w:val="en-US"/>
        </w:rPr>
        <w:drawing>
          <wp:anchor distT="0" distB="0" distL="114300" distR="114300" simplePos="0" relativeHeight="251657728" behindDoc="0" locked="0" layoutInCell="1" allowOverlap="1" wp14:anchorId="2A0F6BD2" wp14:editId="2CA823CB">
            <wp:simplePos x="0" y="0"/>
            <wp:positionH relativeFrom="column">
              <wp:posOffset>1970405</wp:posOffset>
            </wp:positionH>
            <wp:positionV relativeFrom="paragraph">
              <wp:posOffset>205105</wp:posOffset>
            </wp:positionV>
            <wp:extent cx="2066925" cy="2284730"/>
            <wp:effectExtent l="0" t="0" r="9525"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925" cy="2284730"/>
                    </a:xfrm>
                    <a:prstGeom prst="rect">
                      <a:avLst/>
                    </a:prstGeom>
                    <a:noFill/>
                  </pic:spPr>
                </pic:pic>
              </a:graphicData>
            </a:graphic>
          </wp:anchor>
        </w:drawing>
      </w:r>
    </w:p>
    <w:p w14:paraId="50BF5729" w14:textId="77777777" w:rsidR="000B2415" w:rsidRPr="00B84159" w:rsidRDefault="000B2415" w:rsidP="000B2415">
      <w:pPr>
        <w:autoSpaceDE w:val="0"/>
        <w:autoSpaceDN w:val="0"/>
        <w:adjustRightInd w:val="0"/>
        <w:spacing w:after="0" w:line="360" w:lineRule="auto"/>
        <w:rPr>
          <w:rFonts w:ascii="Arial" w:hAnsi="Arial" w:cs="Arial"/>
        </w:rPr>
      </w:pPr>
    </w:p>
    <w:p w14:paraId="577FB169" w14:textId="77777777" w:rsidR="000B2415" w:rsidRPr="00B84159" w:rsidRDefault="000B2415" w:rsidP="000B2415">
      <w:pPr>
        <w:autoSpaceDE w:val="0"/>
        <w:autoSpaceDN w:val="0"/>
        <w:adjustRightInd w:val="0"/>
        <w:spacing w:after="0" w:line="360" w:lineRule="auto"/>
        <w:rPr>
          <w:rFonts w:ascii="Arial" w:hAnsi="Arial" w:cs="Arial"/>
        </w:rPr>
      </w:pPr>
    </w:p>
    <w:p w14:paraId="58C5EA1A" w14:textId="77777777" w:rsidR="000B2415" w:rsidRPr="00B84159" w:rsidRDefault="000B2415" w:rsidP="000B2415">
      <w:pPr>
        <w:autoSpaceDE w:val="0"/>
        <w:autoSpaceDN w:val="0"/>
        <w:adjustRightInd w:val="0"/>
        <w:spacing w:after="0" w:line="360" w:lineRule="auto"/>
        <w:rPr>
          <w:rFonts w:ascii="Arial" w:hAnsi="Arial" w:cs="Arial"/>
        </w:rPr>
      </w:pPr>
    </w:p>
    <w:p w14:paraId="3BB2C2EF" w14:textId="77777777" w:rsidR="000B2415" w:rsidRPr="00B84159" w:rsidRDefault="000B2415" w:rsidP="000B2415">
      <w:pPr>
        <w:autoSpaceDE w:val="0"/>
        <w:autoSpaceDN w:val="0"/>
        <w:adjustRightInd w:val="0"/>
        <w:spacing w:after="0" w:line="360" w:lineRule="auto"/>
        <w:rPr>
          <w:rFonts w:ascii="Arial" w:hAnsi="Arial" w:cs="Arial"/>
        </w:rPr>
      </w:pPr>
    </w:p>
    <w:p w14:paraId="53ED1C58" w14:textId="77777777" w:rsidR="000B2415" w:rsidRPr="00B84159" w:rsidRDefault="000B2415" w:rsidP="000B2415">
      <w:pPr>
        <w:autoSpaceDE w:val="0"/>
        <w:autoSpaceDN w:val="0"/>
        <w:adjustRightInd w:val="0"/>
        <w:spacing w:after="0" w:line="360" w:lineRule="auto"/>
        <w:rPr>
          <w:rFonts w:ascii="Arial" w:hAnsi="Arial" w:cs="Arial"/>
        </w:rPr>
      </w:pPr>
    </w:p>
    <w:p w14:paraId="4A654DC9" w14:textId="77777777" w:rsidR="000B2415" w:rsidRPr="00B84159" w:rsidRDefault="000B2415" w:rsidP="000B2415">
      <w:pPr>
        <w:autoSpaceDE w:val="0"/>
        <w:autoSpaceDN w:val="0"/>
        <w:adjustRightInd w:val="0"/>
        <w:spacing w:after="0" w:line="360" w:lineRule="auto"/>
        <w:rPr>
          <w:rFonts w:ascii="Arial" w:hAnsi="Arial" w:cs="Arial"/>
        </w:rPr>
      </w:pPr>
    </w:p>
    <w:p w14:paraId="2B65EE7D" w14:textId="77777777" w:rsidR="000B2415" w:rsidRPr="00B84159" w:rsidRDefault="000B2415" w:rsidP="000B2415">
      <w:pPr>
        <w:autoSpaceDE w:val="0"/>
        <w:autoSpaceDN w:val="0"/>
        <w:adjustRightInd w:val="0"/>
        <w:spacing w:after="0" w:line="360" w:lineRule="auto"/>
        <w:rPr>
          <w:rFonts w:ascii="Arial" w:hAnsi="Arial" w:cs="Arial"/>
        </w:rPr>
      </w:pPr>
    </w:p>
    <w:p w14:paraId="007AFC6B" w14:textId="77777777" w:rsidR="000B2415" w:rsidRPr="00B84159" w:rsidRDefault="000B2415" w:rsidP="000B2415">
      <w:pPr>
        <w:autoSpaceDE w:val="0"/>
        <w:autoSpaceDN w:val="0"/>
        <w:adjustRightInd w:val="0"/>
        <w:spacing w:after="0" w:line="360" w:lineRule="auto"/>
        <w:rPr>
          <w:rFonts w:ascii="Arial" w:hAnsi="Arial" w:cs="Arial"/>
        </w:rPr>
      </w:pPr>
    </w:p>
    <w:p w14:paraId="09324188" w14:textId="77777777" w:rsidR="000B2415" w:rsidRPr="00B84159" w:rsidRDefault="000B2415" w:rsidP="000B2415">
      <w:pPr>
        <w:autoSpaceDE w:val="0"/>
        <w:autoSpaceDN w:val="0"/>
        <w:adjustRightInd w:val="0"/>
        <w:spacing w:after="0" w:line="360" w:lineRule="auto"/>
        <w:rPr>
          <w:rFonts w:ascii="Arial" w:hAnsi="Arial" w:cs="Arial"/>
        </w:rPr>
      </w:pPr>
    </w:p>
    <w:p w14:paraId="6808BBC6" w14:textId="77777777" w:rsidR="000B2415" w:rsidRPr="00B84159" w:rsidRDefault="000B2415" w:rsidP="000B2415">
      <w:pPr>
        <w:autoSpaceDE w:val="0"/>
        <w:autoSpaceDN w:val="0"/>
        <w:adjustRightInd w:val="0"/>
        <w:spacing w:after="0" w:line="360" w:lineRule="auto"/>
        <w:jc w:val="center"/>
        <w:rPr>
          <w:rFonts w:ascii="Arial" w:hAnsi="Arial" w:cs="Arial"/>
          <w:b/>
          <w:bCs/>
        </w:rPr>
      </w:pPr>
    </w:p>
    <w:p w14:paraId="32187734"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b/>
          <w:bCs/>
          <w:sz w:val="24"/>
          <w:szCs w:val="24"/>
        </w:rPr>
        <w:t>SOLICITUD DE ASIGNACIÓN DE TRABAJO ESPECIAL DE GRADO</w:t>
      </w:r>
    </w:p>
    <w:p w14:paraId="6FA1E6FF"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3127AE10"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51BDCB6E" w14:textId="73D43718" w:rsidR="00283894" w:rsidRPr="00B84159" w:rsidRDefault="00283894" w:rsidP="00283894">
      <w:pPr>
        <w:autoSpaceDE w:val="0"/>
        <w:autoSpaceDN w:val="0"/>
        <w:adjustRightInd w:val="0"/>
        <w:spacing w:after="0" w:line="360" w:lineRule="auto"/>
        <w:jc w:val="center"/>
        <w:rPr>
          <w:rFonts w:ascii="Arial" w:hAnsi="Arial" w:cs="Arial"/>
          <w:b/>
          <w:bCs/>
        </w:rPr>
      </w:pPr>
      <w:r w:rsidRPr="00B84159">
        <w:rPr>
          <w:rFonts w:ascii="Arial" w:hAnsi="Arial" w:cs="Arial"/>
          <w:b/>
          <w:bCs/>
          <w:sz w:val="24"/>
          <w:szCs w:val="24"/>
        </w:rPr>
        <w:t>Autor:</w:t>
      </w:r>
    </w:p>
    <w:tbl>
      <w:tblPr>
        <w:tblW w:w="8150" w:type="dxa"/>
        <w:tblInd w:w="2650" w:type="dxa"/>
        <w:tblLayout w:type="fixed"/>
        <w:tblLook w:val="04A0" w:firstRow="1" w:lastRow="0" w:firstColumn="1" w:lastColumn="0" w:noHBand="0" w:noVBand="1"/>
      </w:tblPr>
      <w:tblGrid>
        <w:gridCol w:w="4076"/>
        <w:gridCol w:w="4074"/>
      </w:tblGrid>
      <w:tr w:rsidR="00283894" w:rsidRPr="00B84159" w14:paraId="0FE9323B" w14:textId="77777777" w:rsidTr="007D496C">
        <w:trPr>
          <w:trHeight w:val="1000"/>
        </w:trPr>
        <w:tc>
          <w:tcPr>
            <w:tcW w:w="4076" w:type="dxa"/>
            <w:tcBorders>
              <w:top w:val="single" w:sz="2" w:space="0" w:color="FFFFFF"/>
              <w:left w:val="single" w:sz="2" w:space="0" w:color="FFFFFF"/>
              <w:bottom w:val="nil"/>
              <w:right w:val="single" w:sz="2" w:space="0" w:color="FFFFFF"/>
            </w:tcBorders>
            <w:shd w:val="clear" w:color="auto" w:fill="FFFFFF"/>
            <w:hideMark/>
          </w:tcPr>
          <w:p w14:paraId="7932122D" w14:textId="63E193B6" w:rsidR="00283894" w:rsidRPr="00B84159" w:rsidRDefault="00283894" w:rsidP="007D496C">
            <w:pPr>
              <w:keepNext/>
              <w:autoSpaceDE w:val="0"/>
              <w:autoSpaceDN w:val="0"/>
              <w:adjustRightInd w:val="0"/>
              <w:spacing w:after="0" w:line="360" w:lineRule="auto"/>
              <w:ind w:left="5580" w:hanging="5580"/>
              <w:jc w:val="center"/>
              <w:rPr>
                <w:rFonts w:ascii="Arial" w:hAnsi="Arial" w:cs="Arial"/>
                <w:color w:val="000000"/>
              </w:rPr>
            </w:pPr>
            <w:r w:rsidRPr="00B84159">
              <w:rPr>
                <w:rFonts w:ascii="Arial" w:hAnsi="Arial" w:cs="Arial"/>
                <w:color w:val="000000"/>
              </w:rPr>
              <w:t xml:space="preserve">Br. </w:t>
            </w:r>
            <w:r>
              <w:rPr>
                <w:rFonts w:ascii="Arial" w:hAnsi="Arial" w:cs="Arial"/>
                <w:color w:val="000000"/>
              </w:rPr>
              <w:t>Villalobos Marcano</w:t>
            </w:r>
            <w:r w:rsidRPr="00B84159">
              <w:rPr>
                <w:rFonts w:ascii="Arial" w:hAnsi="Arial" w:cs="Arial"/>
                <w:color w:val="000000"/>
              </w:rPr>
              <w:t>,</w:t>
            </w:r>
            <w:r w:rsidR="009714E3">
              <w:rPr>
                <w:rFonts w:ascii="Arial" w:hAnsi="Arial" w:cs="Arial"/>
                <w:color w:val="000000"/>
              </w:rPr>
              <w:t>Alemarnery Ch</w:t>
            </w:r>
            <w:r w:rsidRPr="00B84159">
              <w:rPr>
                <w:rFonts w:ascii="Arial" w:hAnsi="Arial" w:cs="Arial"/>
                <w:color w:val="000000"/>
              </w:rPr>
              <w:t xml:space="preserve"> </w:t>
            </w:r>
          </w:p>
          <w:p w14:paraId="10F032AD" w14:textId="180668D5" w:rsidR="00283894" w:rsidRPr="00B84159" w:rsidRDefault="00283894" w:rsidP="007D496C">
            <w:pPr>
              <w:autoSpaceDE w:val="0"/>
              <w:autoSpaceDN w:val="0"/>
              <w:adjustRightInd w:val="0"/>
              <w:spacing w:after="0" w:line="360" w:lineRule="auto"/>
              <w:jc w:val="center"/>
              <w:rPr>
                <w:rFonts w:ascii="Arial" w:hAnsi="Arial" w:cs="Arial"/>
              </w:rPr>
            </w:pPr>
            <w:r w:rsidRPr="00B84159">
              <w:rPr>
                <w:rFonts w:ascii="Arial" w:hAnsi="Arial" w:cs="Arial"/>
              </w:rPr>
              <w:t>C.I.: V-23.</w:t>
            </w:r>
            <w:r w:rsidR="000F4188">
              <w:rPr>
                <w:rFonts w:ascii="Arial" w:hAnsi="Arial" w:cs="Arial"/>
              </w:rPr>
              <w:t>894</w:t>
            </w:r>
            <w:r w:rsidRPr="00B84159">
              <w:rPr>
                <w:rFonts w:ascii="Arial" w:hAnsi="Arial" w:cs="Arial"/>
              </w:rPr>
              <w:t>.</w:t>
            </w:r>
            <w:r w:rsidR="000F4188">
              <w:rPr>
                <w:rFonts w:ascii="Arial" w:hAnsi="Arial" w:cs="Arial"/>
              </w:rPr>
              <w:t>731</w:t>
            </w:r>
          </w:p>
          <w:p w14:paraId="69D4C0BB" w14:textId="79C75479" w:rsidR="00283894" w:rsidRPr="00B84159" w:rsidRDefault="00283894" w:rsidP="007D496C">
            <w:pPr>
              <w:autoSpaceDE w:val="0"/>
              <w:autoSpaceDN w:val="0"/>
              <w:adjustRightInd w:val="0"/>
              <w:spacing w:after="0" w:line="360" w:lineRule="auto"/>
              <w:jc w:val="center"/>
              <w:rPr>
                <w:rFonts w:ascii="Arial" w:hAnsi="Arial" w:cs="Arial"/>
              </w:rPr>
            </w:pPr>
            <w:r w:rsidRPr="00B84159">
              <w:rPr>
                <w:rFonts w:ascii="Arial" w:hAnsi="Arial" w:cs="Arial"/>
              </w:rPr>
              <w:t>Telf.: 042</w:t>
            </w:r>
            <w:r w:rsidR="000F4188">
              <w:rPr>
                <w:rFonts w:ascii="Arial" w:hAnsi="Arial" w:cs="Arial"/>
              </w:rPr>
              <w:t>4</w:t>
            </w:r>
            <w:r w:rsidRPr="00B84159">
              <w:rPr>
                <w:rFonts w:ascii="Arial" w:hAnsi="Arial" w:cs="Arial"/>
              </w:rPr>
              <w:t>-</w:t>
            </w:r>
            <w:r w:rsidR="000F4188">
              <w:rPr>
                <w:rFonts w:ascii="Arial" w:hAnsi="Arial" w:cs="Arial"/>
              </w:rPr>
              <w:t>6155740</w:t>
            </w:r>
          </w:p>
          <w:p w14:paraId="21F2B461" w14:textId="77777777" w:rsidR="00283894" w:rsidRPr="00B84159" w:rsidRDefault="00283894" w:rsidP="007D496C">
            <w:pPr>
              <w:autoSpaceDE w:val="0"/>
              <w:autoSpaceDN w:val="0"/>
              <w:adjustRightInd w:val="0"/>
              <w:spacing w:after="0" w:line="360" w:lineRule="auto"/>
              <w:jc w:val="center"/>
              <w:rPr>
                <w:rFonts w:ascii="Arial" w:hAnsi="Arial" w:cs="Arial"/>
              </w:rPr>
            </w:pPr>
            <w:r w:rsidRPr="00B84159">
              <w:rPr>
                <w:rFonts w:ascii="Arial" w:hAnsi="Arial" w:cs="Arial"/>
              </w:rPr>
              <w:t xml:space="preserve">Correo electrónico: </w:t>
            </w:r>
          </w:p>
          <w:p w14:paraId="60B25906" w14:textId="77777777" w:rsidR="000A2F84" w:rsidRDefault="00F360AE" w:rsidP="000A2F84">
            <w:pPr>
              <w:autoSpaceDE w:val="0"/>
              <w:autoSpaceDN w:val="0"/>
              <w:adjustRightInd w:val="0"/>
              <w:spacing w:after="0" w:line="360" w:lineRule="auto"/>
              <w:jc w:val="center"/>
              <w:rPr>
                <w:rFonts w:ascii="Arial" w:hAnsi="Arial" w:cs="Arial"/>
              </w:rPr>
            </w:pPr>
            <w:hyperlink r:id="rId9" w:history="1">
              <w:r w:rsidR="000A2F84" w:rsidRPr="001533A8">
                <w:rPr>
                  <w:rStyle w:val="Hyperlink"/>
                  <w:rFonts w:ascii="Arial" w:hAnsi="Arial" w:cs="Arial"/>
                </w:rPr>
                <w:t>aleemar.95@gmail.com</w:t>
              </w:r>
            </w:hyperlink>
          </w:p>
          <w:p w14:paraId="350E1C23" w14:textId="77777777" w:rsidR="000A2F84" w:rsidRDefault="000A2F84" w:rsidP="000A2F84">
            <w:pPr>
              <w:autoSpaceDE w:val="0"/>
              <w:autoSpaceDN w:val="0"/>
              <w:adjustRightInd w:val="0"/>
              <w:spacing w:after="0" w:line="360" w:lineRule="auto"/>
              <w:jc w:val="center"/>
              <w:rPr>
                <w:rFonts w:ascii="Arial" w:hAnsi="Arial" w:cs="Arial"/>
              </w:rPr>
            </w:pPr>
          </w:p>
          <w:p w14:paraId="795A4633" w14:textId="77777777" w:rsidR="000A2F84" w:rsidRDefault="000A2F84" w:rsidP="000A2F84">
            <w:pPr>
              <w:autoSpaceDE w:val="0"/>
              <w:autoSpaceDN w:val="0"/>
              <w:adjustRightInd w:val="0"/>
              <w:spacing w:after="0" w:line="360" w:lineRule="auto"/>
              <w:jc w:val="center"/>
              <w:rPr>
                <w:rFonts w:ascii="Arial" w:hAnsi="Arial" w:cs="Arial"/>
              </w:rPr>
            </w:pPr>
          </w:p>
          <w:p w14:paraId="2D232940" w14:textId="77777777" w:rsidR="000A2F84" w:rsidRDefault="000A2F84" w:rsidP="000A2F84">
            <w:pPr>
              <w:autoSpaceDE w:val="0"/>
              <w:autoSpaceDN w:val="0"/>
              <w:adjustRightInd w:val="0"/>
              <w:spacing w:after="0" w:line="360" w:lineRule="auto"/>
              <w:rPr>
                <w:rFonts w:ascii="Arial" w:hAnsi="Arial" w:cs="Arial"/>
              </w:rPr>
            </w:pPr>
          </w:p>
          <w:p w14:paraId="76FEBD09" w14:textId="635A73D3" w:rsidR="00CA47DB" w:rsidRPr="00B84159" w:rsidRDefault="00CA47DB" w:rsidP="000A2F84">
            <w:pPr>
              <w:autoSpaceDE w:val="0"/>
              <w:autoSpaceDN w:val="0"/>
              <w:adjustRightInd w:val="0"/>
              <w:spacing w:after="0" w:line="360" w:lineRule="auto"/>
              <w:rPr>
                <w:rFonts w:ascii="Arial" w:hAnsi="Arial" w:cs="Arial"/>
              </w:rPr>
            </w:pPr>
          </w:p>
        </w:tc>
        <w:tc>
          <w:tcPr>
            <w:tcW w:w="4074" w:type="dxa"/>
            <w:tcBorders>
              <w:top w:val="single" w:sz="2" w:space="0" w:color="FFFFFF"/>
              <w:left w:val="single" w:sz="2" w:space="0" w:color="FFFFFF"/>
              <w:bottom w:val="nil"/>
              <w:right w:val="single" w:sz="2" w:space="0" w:color="FFFFFF"/>
            </w:tcBorders>
            <w:shd w:val="clear" w:color="auto" w:fill="FFFFFF"/>
          </w:tcPr>
          <w:p w14:paraId="25A6ED45" w14:textId="77777777" w:rsidR="00283894" w:rsidRPr="00B84159" w:rsidRDefault="00283894" w:rsidP="007D496C">
            <w:pPr>
              <w:autoSpaceDE w:val="0"/>
              <w:autoSpaceDN w:val="0"/>
              <w:adjustRightInd w:val="0"/>
              <w:spacing w:after="0" w:line="360" w:lineRule="auto"/>
              <w:jc w:val="center"/>
              <w:rPr>
                <w:rFonts w:ascii="Arial" w:hAnsi="Arial" w:cs="Arial"/>
              </w:rPr>
            </w:pPr>
          </w:p>
        </w:tc>
      </w:tr>
    </w:tbl>
    <w:p w14:paraId="77A46C52" w14:textId="10C5AAB1" w:rsidR="000A2F84" w:rsidRDefault="009A4ED1" w:rsidP="000A2F84">
      <w:pPr>
        <w:autoSpaceDE w:val="0"/>
        <w:autoSpaceDN w:val="0"/>
        <w:adjustRightInd w:val="0"/>
        <w:spacing w:after="0" w:line="360" w:lineRule="auto"/>
        <w:jc w:val="center"/>
        <w:rPr>
          <w:rFonts w:ascii="Arial" w:hAnsi="Arial" w:cs="Arial"/>
          <w:b/>
          <w:bCs/>
          <w:sz w:val="24"/>
          <w:szCs w:val="24"/>
        </w:rPr>
      </w:pPr>
      <w:bookmarkStart w:id="0" w:name="_Toc516404800"/>
      <w:r w:rsidRPr="009A4ED1">
        <w:rPr>
          <w:rFonts w:ascii="Arial" w:hAnsi="Arial" w:cs="Arial"/>
          <w:b/>
          <w:bCs/>
          <w:sz w:val="24"/>
          <w:szCs w:val="24"/>
          <w:lang w:val="es-VE"/>
        </w:rPr>
        <w:t>“</w:t>
      </w:r>
      <w:r w:rsidR="000A2F84"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r>
        <w:rPr>
          <w:rFonts w:ascii="Arial" w:hAnsi="Arial" w:cs="Arial"/>
          <w:b/>
          <w:bCs/>
          <w:sz w:val="24"/>
          <w:szCs w:val="24"/>
        </w:rPr>
        <w:t>”</w:t>
      </w:r>
    </w:p>
    <w:p w14:paraId="38F2574A" w14:textId="77777777" w:rsidR="00CA47DB" w:rsidRDefault="00CA47DB" w:rsidP="000A2F84">
      <w:pPr>
        <w:autoSpaceDE w:val="0"/>
        <w:autoSpaceDN w:val="0"/>
        <w:adjustRightInd w:val="0"/>
        <w:spacing w:after="0" w:line="360" w:lineRule="auto"/>
        <w:jc w:val="center"/>
        <w:rPr>
          <w:rFonts w:ascii="Arial" w:hAnsi="Arial" w:cs="Arial"/>
          <w:b/>
          <w:bCs/>
          <w:sz w:val="24"/>
          <w:szCs w:val="24"/>
        </w:rPr>
      </w:pPr>
    </w:p>
    <w:p w14:paraId="074F8493" w14:textId="79DC6F82" w:rsidR="000B2415" w:rsidRPr="00B84159" w:rsidRDefault="00F360AE" w:rsidP="000A2F84">
      <w:pPr>
        <w:autoSpaceDE w:val="0"/>
        <w:autoSpaceDN w:val="0"/>
        <w:adjustRightInd w:val="0"/>
        <w:spacing w:after="0" w:line="360" w:lineRule="auto"/>
        <w:jc w:val="center"/>
        <w:rPr>
          <w:rFonts w:ascii="Arial" w:hAnsi="Arial" w:cs="Arial"/>
          <w:b/>
          <w:bCs/>
          <w:sz w:val="24"/>
          <w:szCs w:val="24"/>
        </w:rPr>
      </w:pPr>
      <w:bookmarkStart w:id="1" w:name="_GoBack"/>
      <w:bookmarkEnd w:id="1"/>
      <w:r>
        <w:rPr>
          <w:noProof/>
          <w:lang w:val="es-VE" w:eastAsia="es-VE"/>
        </w:rPr>
        <w:lastRenderedPageBreak/>
        <w:pict w14:anchorId="4971E7AE">
          <v:rect id="Rectangle 4" o:spid="_x0000_s1031" style="position:absolute;left:0;text-align:left;margin-left:464.75pt;margin-top:-24.5pt;width:7.5pt;height:11.2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" fillcolor="white [3212]" strokecolor="white [3212]"/>
        </w:pict>
      </w:r>
      <w:r w:rsidR="000B2415" w:rsidRPr="00B84159">
        <w:rPr>
          <w:rFonts w:ascii="Arial" w:hAnsi="Arial" w:cs="Arial"/>
          <w:b/>
          <w:bCs/>
          <w:sz w:val="24"/>
          <w:szCs w:val="24"/>
        </w:rPr>
        <w:t>APROBACIÓN</w:t>
      </w:r>
      <w:bookmarkEnd w:id="0"/>
    </w:p>
    <w:p w14:paraId="109DAF42"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6272E765" w14:textId="3BD6C47B" w:rsidR="000B2415" w:rsidRDefault="000B2415" w:rsidP="009A4ED1">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Los abajo firmantes aprueban el anteproyecto de Trabajo Especial de Grado, titulado:</w:t>
      </w:r>
    </w:p>
    <w:p w14:paraId="7A2E267D" w14:textId="77777777" w:rsidR="009A4ED1" w:rsidRDefault="009A4ED1" w:rsidP="009A4ED1">
      <w:pPr>
        <w:autoSpaceDE w:val="0"/>
        <w:autoSpaceDN w:val="0"/>
        <w:adjustRightInd w:val="0"/>
        <w:spacing w:after="0" w:line="360" w:lineRule="auto"/>
        <w:jc w:val="both"/>
        <w:rPr>
          <w:rFonts w:ascii="Arial" w:hAnsi="Arial" w:cs="Arial"/>
          <w:sz w:val="24"/>
          <w:szCs w:val="24"/>
        </w:rPr>
      </w:pPr>
    </w:p>
    <w:p w14:paraId="393C7AE0" w14:textId="2F0A2EB5" w:rsidR="009A4ED1" w:rsidRDefault="009A4ED1" w:rsidP="00F20C0E">
      <w:pPr>
        <w:autoSpaceDE w:val="0"/>
        <w:autoSpaceDN w:val="0"/>
        <w:adjustRightInd w:val="0"/>
        <w:spacing w:after="0" w:line="360" w:lineRule="auto"/>
        <w:jc w:val="center"/>
        <w:rPr>
          <w:rFonts w:ascii="Arial" w:hAnsi="Arial" w:cs="Arial"/>
          <w:b/>
          <w:bCs/>
          <w:sz w:val="24"/>
          <w:szCs w:val="24"/>
        </w:rPr>
      </w:pPr>
      <w:r w:rsidRPr="009A4ED1">
        <w:rPr>
          <w:rFonts w:ascii="Arial" w:hAnsi="Arial" w:cs="Arial"/>
          <w:b/>
          <w:bCs/>
          <w:sz w:val="24"/>
          <w:szCs w:val="24"/>
          <w:lang w:val="es-VE"/>
        </w:rPr>
        <w:t>“</w:t>
      </w:r>
      <w:r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r>
        <w:rPr>
          <w:rFonts w:ascii="Arial" w:hAnsi="Arial" w:cs="Arial"/>
          <w:b/>
          <w:bCs/>
          <w:sz w:val="24"/>
          <w:szCs w:val="24"/>
        </w:rPr>
        <w:t>”</w:t>
      </w:r>
    </w:p>
    <w:p w14:paraId="34AEB2F7" w14:textId="77777777" w:rsidR="00F20C0E" w:rsidRPr="009A4ED1" w:rsidRDefault="00F20C0E" w:rsidP="00660F1E">
      <w:pPr>
        <w:autoSpaceDE w:val="0"/>
        <w:autoSpaceDN w:val="0"/>
        <w:adjustRightInd w:val="0"/>
        <w:spacing w:after="0" w:line="360" w:lineRule="auto"/>
        <w:jc w:val="both"/>
        <w:rPr>
          <w:rFonts w:ascii="Arial" w:hAnsi="Arial" w:cs="Arial"/>
          <w:sz w:val="24"/>
          <w:szCs w:val="24"/>
        </w:rPr>
      </w:pPr>
    </w:p>
    <w:p w14:paraId="6D23F8E9" w14:textId="6DB66F35" w:rsidR="000B2415" w:rsidRPr="00B84159" w:rsidRDefault="00AE0F53" w:rsidP="00660F1E">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 xml:space="preserve">Que </w:t>
      </w:r>
      <w:r w:rsidR="0029592F">
        <w:rPr>
          <w:rFonts w:ascii="Arial" w:hAnsi="Arial" w:cs="Arial"/>
          <w:sz w:val="24"/>
          <w:szCs w:val="24"/>
        </w:rPr>
        <w:t>la</w:t>
      </w:r>
      <w:r w:rsidRPr="00B84159">
        <w:rPr>
          <w:rFonts w:ascii="Arial" w:hAnsi="Arial" w:cs="Arial"/>
          <w:sz w:val="24"/>
          <w:szCs w:val="24"/>
        </w:rPr>
        <w:t xml:space="preserve"> bachiller</w:t>
      </w:r>
      <w:r w:rsidR="00FF58AE">
        <w:rPr>
          <w:rFonts w:ascii="Arial" w:hAnsi="Arial" w:cs="Arial"/>
          <w:sz w:val="24"/>
          <w:szCs w:val="24"/>
        </w:rPr>
        <w:t xml:space="preserve"> </w:t>
      </w:r>
      <w:r w:rsidR="00D552B6">
        <w:rPr>
          <w:rFonts w:ascii="Arial" w:hAnsi="Arial" w:cs="Arial"/>
          <w:b/>
          <w:bCs/>
          <w:sz w:val="24"/>
          <w:szCs w:val="24"/>
        </w:rPr>
        <w:t>Villalobos Marcano</w:t>
      </w:r>
      <w:r w:rsidR="002077F6">
        <w:rPr>
          <w:rFonts w:ascii="Arial" w:hAnsi="Arial" w:cs="Arial"/>
          <w:b/>
          <w:bCs/>
          <w:sz w:val="24"/>
          <w:szCs w:val="24"/>
        </w:rPr>
        <w:t>,</w:t>
      </w:r>
      <w:r w:rsidR="00D552B6">
        <w:rPr>
          <w:rFonts w:ascii="Arial" w:hAnsi="Arial" w:cs="Arial"/>
          <w:b/>
          <w:bCs/>
          <w:sz w:val="24"/>
          <w:szCs w:val="24"/>
        </w:rPr>
        <w:t xml:space="preserve"> Alemarnery Chiquinquirá</w:t>
      </w:r>
      <w:r w:rsidR="000B2415" w:rsidRPr="00B84159">
        <w:rPr>
          <w:rFonts w:ascii="Arial" w:hAnsi="Arial" w:cs="Arial"/>
          <w:b/>
          <w:bCs/>
          <w:i/>
          <w:iCs/>
          <w:sz w:val="24"/>
          <w:szCs w:val="24"/>
        </w:rPr>
        <w:t xml:space="preserve"> </w:t>
      </w:r>
      <w:r w:rsidR="000B2415" w:rsidRPr="00B84159">
        <w:rPr>
          <w:rFonts w:ascii="Arial" w:hAnsi="Arial" w:cs="Arial"/>
          <w:sz w:val="24"/>
          <w:szCs w:val="24"/>
        </w:rPr>
        <w:t>portador</w:t>
      </w:r>
      <w:r w:rsidR="00D552B6">
        <w:rPr>
          <w:rFonts w:ascii="Arial" w:hAnsi="Arial" w:cs="Arial"/>
          <w:sz w:val="24"/>
          <w:szCs w:val="24"/>
        </w:rPr>
        <w:t>a</w:t>
      </w:r>
      <w:r w:rsidR="000B2415" w:rsidRPr="00B84159">
        <w:rPr>
          <w:rFonts w:ascii="Arial" w:hAnsi="Arial" w:cs="Arial"/>
          <w:sz w:val="24"/>
          <w:szCs w:val="24"/>
        </w:rPr>
        <w:t xml:space="preserve"> de la C.I Nº V- </w:t>
      </w:r>
      <w:r w:rsidR="00D552B6">
        <w:rPr>
          <w:rFonts w:ascii="Arial" w:hAnsi="Arial" w:cs="Arial"/>
          <w:b/>
          <w:bCs/>
          <w:sz w:val="24"/>
          <w:szCs w:val="24"/>
        </w:rPr>
        <w:t>23</w:t>
      </w:r>
      <w:r w:rsidRPr="00B84159">
        <w:rPr>
          <w:rFonts w:ascii="Arial" w:hAnsi="Arial" w:cs="Arial"/>
          <w:b/>
          <w:bCs/>
          <w:sz w:val="24"/>
          <w:szCs w:val="24"/>
        </w:rPr>
        <w:t>.</w:t>
      </w:r>
      <w:r w:rsidR="00D552B6">
        <w:rPr>
          <w:rFonts w:ascii="Arial" w:hAnsi="Arial" w:cs="Arial"/>
          <w:b/>
          <w:bCs/>
          <w:sz w:val="24"/>
          <w:szCs w:val="24"/>
        </w:rPr>
        <w:t>894</w:t>
      </w:r>
      <w:r w:rsidRPr="00B84159">
        <w:rPr>
          <w:rFonts w:ascii="Arial" w:hAnsi="Arial" w:cs="Arial"/>
          <w:b/>
          <w:bCs/>
          <w:sz w:val="24"/>
          <w:szCs w:val="24"/>
        </w:rPr>
        <w:t>.</w:t>
      </w:r>
      <w:r w:rsidR="00D552B6">
        <w:rPr>
          <w:rFonts w:ascii="Arial" w:hAnsi="Arial" w:cs="Arial"/>
          <w:b/>
          <w:bCs/>
          <w:sz w:val="24"/>
          <w:szCs w:val="24"/>
        </w:rPr>
        <w:t>731</w:t>
      </w:r>
      <w:r w:rsidR="002077F6">
        <w:rPr>
          <w:rFonts w:ascii="Arial" w:hAnsi="Arial" w:cs="Arial"/>
          <w:b/>
          <w:bCs/>
          <w:sz w:val="24"/>
          <w:szCs w:val="24"/>
        </w:rPr>
        <w:t xml:space="preserve"> </w:t>
      </w:r>
      <w:r w:rsidR="002077F6">
        <w:rPr>
          <w:rFonts w:ascii="Arial" w:hAnsi="Arial" w:cs="Arial"/>
          <w:sz w:val="24"/>
          <w:szCs w:val="24"/>
          <w:lang w:val="es-VE"/>
        </w:rPr>
        <w:t>presenta</w:t>
      </w:r>
      <w:r w:rsidR="000B2415" w:rsidRPr="00B84159">
        <w:rPr>
          <w:rFonts w:ascii="Arial" w:hAnsi="Arial" w:cs="Arial"/>
          <w:sz w:val="24"/>
          <w:szCs w:val="24"/>
        </w:rPr>
        <w:t xml:space="preserve"> ante el Consejo de la Escuela de Ingeniería de Petróleo de la Facultad de Ingeniería de L</w:t>
      </w:r>
      <w:r w:rsidR="002077F6">
        <w:rPr>
          <w:rFonts w:ascii="Arial" w:hAnsi="Arial" w:cs="Arial"/>
          <w:sz w:val="24"/>
          <w:szCs w:val="24"/>
        </w:rPr>
        <w:t xml:space="preserve">a </w:t>
      </w:r>
      <w:r w:rsidR="000B2415" w:rsidRPr="00B84159">
        <w:rPr>
          <w:rFonts w:ascii="Arial" w:hAnsi="Arial" w:cs="Arial"/>
          <w:sz w:val="24"/>
          <w:szCs w:val="24"/>
        </w:rPr>
        <w:t>U</w:t>
      </w:r>
      <w:r w:rsidR="002077F6">
        <w:rPr>
          <w:rFonts w:ascii="Arial" w:hAnsi="Arial" w:cs="Arial"/>
          <w:sz w:val="24"/>
          <w:szCs w:val="24"/>
        </w:rPr>
        <w:t xml:space="preserve">niversidad del </w:t>
      </w:r>
      <w:r w:rsidR="000B2415" w:rsidRPr="00B84159">
        <w:rPr>
          <w:rFonts w:ascii="Arial" w:hAnsi="Arial" w:cs="Arial"/>
          <w:sz w:val="24"/>
          <w:szCs w:val="24"/>
        </w:rPr>
        <w:t>Z</w:t>
      </w:r>
      <w:r w:rsidR="002077F6">
        <w:rPr>
          <w:rFonts w:ascii="Arial" w:hAnsi="Arial" w:cs="Arial"/>
          <w:sz w:val="24"/>
          <w:szCs w:val="24"/>
        </w:rPr>
        <w:t>ulia</w:t>
      </w:r>
      <w:r w:rsidR="000B2415" w:rsidRPr="00B84159">
        <w:rPr>
          <w:rFonts w:ascii="Arial" w:hAnsi="Arial" w:cs="Arial"/>
          <w:sz w:val="24"/>
          <w:szCs w:val="24"/>
        </w:rPr>
        <w:t xml:space="preserve"> como requisito para optar al título de Ingeniero de Petróleo, según los reglamentos de grado de la Universidad.</w:t>
      </w:r>
    </w:p>
    <w:p w14:paraId="18110014" w14:textId="77777777" w:rsidR="000B2415" w:rsidRPr="00B84159" w:rsidRDefault="000B2415" w:rsidP="000B2415">
      <w:pPr>
        <w:autoSpaceDE w:val="0"/>
        <w:autoSpaceDN w:val="0"/>
        <w:adjustRightInd w:val="0"/>
        <w:spacing w:after="0" w:line="360" w:lineRule="auto"/>
        <w:jc w:val="both"/>
        <w:rPr>
          <w:rFonts w:ascii="Arial" w:hAnsi="Arial" w:cs="Arial"/>
          <w:sz w:val="24"/>
          <w:szCs w:val="24"/>
        </w:rPr>
      </w:pPr>
    </w:p>
    <w:p w14:paraId="5F3CB570" w14:textId="77777777" w:rsidR="000B2415" w:rsidRPr="00B84159" w:rsidRDefault="000B2415" w:rsidP="000B2415">
      <w:pPr>
        <w:autoSpaceDE w:val="0"/>
        <w:autoSpaceDN w:val="0"/>
        <w:adjustRightInd w:val="0"/>
        <w:spacing w:after="0" w:line="360" w:lineRule="auto"/>
        <w:jc w:val="both"/>
        <w:rPr>
          <w:rFonts w:ascii="Arial" w:hAnsi="Arial" w:cs="Arial"/>
          <w:sz w:val="24"/>
          <w:szCs w:val="24"/>
        </w:rPr>
      </w:pPr>
    </w:p>
    <w:p w14:paraId="3709700A" w14:textId="1F3506C4"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F20C0E">
        <w:rPr>
          <w:rFonts w:ascii="Arial" w:hAnsi="Arial" w:cs="Arial"/>
          <w:sz w:val="24"/>
          <w:szCs w:val="24"/>
        </w:rPr>
        <w:t xml:space="preserve">Maracaibo, </w:t>
      </w:r>
      <w:r w:rsidR="00F20C0E" w:rsidRPr="00F20C0E">
        <w:rPr>
          <w:rFonts w:ascii="Arial" w:hAnsi="Arial" w:cs="Arial"/>
          <w:sz w:val="24"/>
          <w:szCs w:val="24"/>
        </w:rPr>
        <w:t xml:space="preserve">febrero </w:t>
      </w:r>
      <w:r w:rsidR="0005146F" w:rsidRPr="00F20C0E">
        <w:rPr>
          <w:rFonts w:ascii="Arial" w:hAnsi="Arial" w:cs="Arial"/>
          <w:sz w:val="24"/>
          <w:szCs w:val="24"/>
        </w:rPr>
        <w:t>d</w:t>
      </w:r>
      <w:r w:rsidRPr="00F20C0E">
        <w:rPr>
          <w:rFonts w:ascii="Arial" w:hAnsi="Arial" w:cs="Arial"/>
          <w:sz w:val="24"/>
          <w:szCs w:val="24"/>
        </w:rPr>
        <w:t>e 201</w:t>
      </w:r>
      <w:r w:rsidR="00F20C0E" w:rsidRPr="00F20C0E">
        <w:rPr>
          <w:rFonts w:ascii="Arial" w:hAnsi="Arial" w:cs="Arial"/>
          <w:sz w:val="24"/>
          <w:szCs w:val="24"/>
        </w:rPr>
        <w:t>9</w:t>
      </w:r>
      <w:r w:rsidRPr="00F20C0E">
        <w:rPr>
          <w:rFonts w:ascii="Arial" w:hAnsi="Arial" w:cs="Arial"/>
          <w:sz w:val="24"/>
          <w:szCs w:val="24"/>
        </w:rPr>
        <w:t>.</w:t>
      </w:r>
    </w:p>
    <w:p w14:paraId="001C0E1F"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4F56709C"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Tutor académico</w:t>
      </w:r>
    </w:p>
    <w:p w14:paraId="422AF71A" w14:textId="77777777" w:rsidR="000B2415" w:rsidRPr="00B84159" w:rsidRDefault="000B2415" w:rsidP="000B2415">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 xml:space="preserve">Prof. </w:t>
      </w:r>
      <w:r w:rsidR="00814FFA">
        <w:rPr>
          <w:rFonts w:ascii="Arial" w:hAnsi="Arial" w:cs="Arial"/>
          <w:bCs/>
          <w:sz w:val="24"/>
          <w:szCs w:val="24"/>
        </w:rPr>
        <w:t>Zeudy Galban</w:t>
      </w:r>
    </w:p>
    <w:p w14:paraId="05566DED"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p>
    <w:p w14:paraId="5FC3C987"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517353A"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1661F593"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Jefe (E) del Departamento de Producción</w:t>
      </w:r>
    </w:p>
    <w:p w14:paraId="4716B37C" w14:textId="77777777" w:rsidR="000B2415" w:rsidRPr="00B84159" w:rsidRDefault="000B2415" w:rsidP="000B2415">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Prof. Maribel Colina</w:t>
      </w:r>
    </w:p>
    <w:p w14:paraId="4CF086E5" w14:textId="77777777" w:rsidR="000B2415" w:rsidRPr="00B84159" w:rsidRDefault="000B2415" w:rsidP="000B2415">
      <w:pPr>
        <w:autoSpaceDE w:val="0"/>
        <w:autoSpaceDN w:val="0"/>
        <w:adjustRightInd w:val="0"/>
        <w:spacing w:after="0" w:line="360" w:lineRule="auto"/>
        <w:jc w:val="center"/>
        <w:rPr>
          <w:rFonts w:ascii="Arial" w:hAnsi="Arial" w:cs="Arial"/>
          <w:bCs/>
          <w:sz w:val="24"/>
          <w:szCs w:val="24"/>
        </w:rPr>
      </w:pPr>
    </w:p>
    <w:p w14:paraId="4273D9C8"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1769848"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6DBCFF0F" w14:textId="77777777" w:rsidR="000B2415" w:rsidRPr="00B84159" w:rsidRDefault="000B2415" w:rsidP="000B2415">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Coordinador de Tesis y Pasantías</w:t>
      </w:r>
    </w:p>
    <w:p w14:paraId="0691DADD"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 xml:space="preserve">Prof. </w:t>
      </w:r>
      <w:r w:rsidR="00814FFA">
        <w:rPr>
          <w:rFonts w:ascii="Arial" w:hAnsi="Arial" w:cs="Arial"/>
          <w:sz w:val="24"/>
          <w:szCs w:val="24"/>
        </w:rPr>
        <w:t>Edgar Pereira</w:t>
      </w:r>
    </w:p>
    <w:p w14:paraId="2485FFDE" w14:textId="77777777" w:rsidR="000B2415" w:rsidRPr="00B84159" w:rsidRDefault="000B2415" w:rsidP="000B2415">
      <w:pPr>
        <w:autoSpaceDE w:val="0"/>
        <w:autoSpaceDN w:val="0"/>
        <w:adjustRightInd w:val="0"/>
        <w:spacing w:after="0" w:line="360" w:lineRule="auto"/>
        <w:jc w:val="center"/>
        <w:rPr>
          <w:rFonts w:ascii="Arial" w:hAnsi="Arial" w:cs="Arial"/>
          <w:sz w:val="24"/>
          <w:szCs w:val="24"/>
        </w:rPr>
      </w:pPr>
    </w:p>
    <w:p w14:paraId="3EF85A6F" w14:textId="28CA7C33" w:rsidR="0029592F" w:rsidRDefault="00F360AE" w:rsidP="0065764C">
      <w:pPr>
        <w:autoSpaceDE w:val="0"/>
        <w:autoSpaceDN w:val="0"/>
        <w:adjustRightInd w:val="0"/>
        <w:spacing w:after="0" w:line="360" w:lineRule="auto"/>
        <w:jc w:val="center"/>
        <w:rPr>
          <w:rFonts w:ascii="Arial" w:hAnsi="Arial" w:cs="Arial"/>
          <w:sz w:val="24"/>
          <w:szCs w:val="24"/>
        </w:rPr>
      </w:pPr>
      <w:r>
        <w:rPr>
          <w:noProof/>
          <w:lang w:val="es-VE" w:eastAsia="es-VE"/>
        </w:rPr>
        <w:pict w14:anchorId="31D1DC3F">
          <v:rect id="Rectangle 3" o:spid="_x0000_s1030" style="position:absolute;left:0;text-align:left;margin-left:436.2pt;margin-top:31.6pt;width:6.75pt;height:10.5pt;z-index:2516597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" strokecolor="white" strokeweight="2pt"/>
        </w:pict>
      </w:r>
      <w:r w:rsidR="0065764C">
        <w:rPr>
          <w:rFonts w:ascii="Arial" w:hAnsi="Arial" w:cs="Arial"/>
          <w:sz w:val="24"/>
          <w:szCs w:val="24"/>
        </w:rPr>
        <w:t>Firma: ________________________</w:t>
      </w:r>
    </w:p>
    <w:p w14:paraId="7B0B68A5" w14:textId="77777777" w:rsidR="0065764C" w:rsidRPr="00B84159" w:rsidRDefault="0065764C" w:rsidP="0065764C">
      <w:pPr>
        <w:autoSpaceDE w:val="0"/>
        <w:autoSpaceDN w:val="0"/>
        <w:adjustRightInd w:val="0"/>
        <w:spacing w:after="0" w:line="360" w:lineRule="auto"/>
        <w:jc w:val="center"/>
        <w:rPr>
          <w:rFonts w:ascii="Arial" w:hAnsi="Arial" w:cs="Arial"/>
          <w:sz w:val="24"/>
          <w:szCs w:val="24"/>
        </w:rPr>
      </w:pPr>
    </w:p>
    <w:p w14:paraId="58B226AB" w14:textId="77777777" w:rsidR="00430F7C" w:rsidRPr="00B84159" w:rsidRDefault="00F360AE" w:rsidP="00430F7C">
      <w:pPr>
        <w:autoSpaceDE w:val="0"/>
        <w:autoSpaceDN w:val="0"/>
        <w:adjustRightInd w:val="0"/>
        <w:spacing w:after="0" w:line="360" w:lineRule="auto"/>
        <w:jc w:val="center"/>
        <w:rPr>
          <w:rFonts w:ascii="Arial" w:hAnsi="Arial" w:cs="Arial"/>
          <w:b/>
          <w:bCs/>
          <w:sz w:val="24"/>
          <w:szCs w:val="24"/>
        </w:rPr>
      </w:pPr>
      <w:r>
        <w:rPr>
          <w:noProof/>
          <w:lang w:val="es-VE" w:eastAsia="es-VE"/>
        </w:rPr>
        <w:lastRenderedPageBreak/>
        <w:pict w14:anchorId="5AFB3527">
          <v:rect id="Rectangle 8" o:spid="_x0000_s1029" style="position:absolute;left:0;text-align:left;margin-left:462.9pt;margin-top:-24.5pt;width:10.3pt;height:13.1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" fillcolor="white [3212]" strokecolor="white [3212]"/>
        </w:pict>
      </w:r>
      <w:r w:rsidR="00430F7C" w:rsidRPr="00B84159">
        <w:rPr>
          <w:rFonts w:ascii="Arial" w:hAnsi="Arial" w:cs="Arial"/>
          <w:b/>
          <w:bCs/>
          <w:sz w:val="24"/>
          <w:szCs w:val="24"/>
        </w:rPr>
        <w:t>ÍNDICE GENERAL</w:t>
      </w:r>
    </w:p>
    <w:p w14:paraId="45825FDD" w14:textId="77777777" w:rsidR="00430F7C" w:rsidRPr="00B84159" w:rsidRDefault="00430F7C" w:rsidP="00430F7C">
      <w:pPr>
        <w:pStyle w:val="TOCHeading"/>
        <w:tabs>
          <w:tab w:val="left" w:pos="1418"/>
        </w:tabs>
        <w:spacing w:before="0" w:line="360" w:lineRule="auto"/>
        <w:rPr>
          <w:rFonts w:ascii="Arial" w:hAnsi="Arial" w:cs="Arial"/>
          <w:sz w:val="24"/>
          <w:szCs w:val="24"/>
        </w:rPr>
      </w:pPr>
    </w:p>
    <w:p w14:paraId="35A470C9" w14:textId="77777777" w:rsidR="00430F7C" w:rsidRPr="00B84159" w:rsidRDefault="0096631B" w:rsidP="00430F7C">
      <w:pPr>
        <w:pStyle w:val="TOC1"/>
        <w:tabs>
          <w:tab w:val="right" w:leader="dot" w:pos="9395"/>
        </w:tabs>
        <w:spacing w:after="0" w:line="360" w:lineRule="auto"/>
        <w:rPr>
          <w:rFonts w:ascii="Arial" w:eastAsiaTheme="minorEastAsia" w:hAnsi="Arial" w:cs="Arial"/>
          <w:noProof/>
          <w:sz w:val="24"/>
          <w:szCs w:val="24"/>
          <w:lang w:val="es-VE" w:eastAsia="es-VE"/>
        </w:rPr>
      </w:pPr>
      <w:r w:rsidRPr="00B84159">
        <w:rPr>
          <w:rFonts w:ascii="Arial" w:hAnsi="Arial" w:cs="Arial"/>
          <w:sz w:val="24"/>
          <w:szCs w:val="24"/>
        </w:rPr>
        <w:fldChar w:fldCharType="begin"/>
      </w:r>
      <w:r w:rsidR="00430F7C" w:rsidRPr="00B84159">
        <w:rPr>
          <w:rFonts w:ascii="Arial" w:hAnsi="Arial" w:cs="Arial"/>
          <w:sz w:val="24"/>
          <w:szCs w:val="24"/>
        </w:rPr>
        <w:instrText xml:space="preserve"> TOC \o "1-3" \h \z \u </w:instrText>
      </w:r>
      <w:r w:rsidRPr="00B84159">
        <w:rPr>
          <w:rFonts w:ascii="Arial" w:hAnsi="Arial" w:cs="Arial"/>
          <w:sz w:val="24"/>
          <w:szCs w:val="24"/>
        </w:rPr>
        <w:fldChar w:fldCharType="separate"/>
      </w:r>
      <w:hyperlink r:id="rId10" w:anchor="_Toc516404800" w:history="1">
        <w:r w:rsidR="00430F7C" w:rsidRPr="00B84159">
          <w:rPr>
            <w:rStyle w:val="Hyperlink"/>
            <w:rFonts w:ascii="Arial" w:hAnsi="Arial" w:cs="Arial"/>
            <w:bCs/>
            <w:noProof/>
            <w:sz w:val="24"/>
            <w:szCs w:val="24"/>
          </w:rPr>
          <w:t>APROBACIÓN</w:t>
        </w:r>
        <w:r w:rsidR="00430F7C" w:rsidRPr="00B84159">
          <w:rPr>
            <w:rStyle w:val="Hyperlink"/>
            <w:rFonts w:ascii="Arial" w:hAnsi="Arial" w:cs="Arial"/>
            <w:noProof/>
            <w:webHidden/>
            <w:sz w:val="24"/>
            <w:szCs w:val="24"/>
          </w:rPr>
          <w:tab/>
        </w:r>
        <w:r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_Toc516404800 \h </w:instrText>
        </w:r>
        <w:r w:rsidRPr="00B84159">
          <w:rPr>
            <w:rStyle w:val="Hyperlink"/>
            <w:rFonts w:ascii="Arial" w:hAnsi="Arial" w:cs="Arial"/>
            <w:noProof/>
            <w:webHidden/>
            <w:sz w:val="24"/>
            <w:szCs w:val="24"/>
          </w:rPr>
        </w:r>
        <w:r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3</w:t>
        </w:r>
        <w:r w:rsidRPr="00B84159">
          <w:rPr>
            <w:rStyle w:val="Hyperlink"/>
            <w:rFonts w:ascii="Arial" w:hAnsi="Arial" w:cs="Arial"/>
            <w:noProof/>
            <w:webHidden/>
            <w:sz w:val="24"/>
            <w:szCs w:val="24"/>
          </w:rPr>
          <w:fldChar w:fldCharType="end"/>
        </w:r>
      </w:hyperlink>
    </w:p>
    <w:p w14:paraId="00879E26" w14:textId="77777777" w:rsidR="00430F7C" w:rsidRPr="00B84159"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1" w:anchor="_Toc516404801" w:history="1">
        <w:r w:rsidR="00430F7C" w:rsidRPr="00B84159">
          <w:rPr>
            <w:rStyle w:val="Hyperlink"/>
            <w:rFonts w:ascii="Arial" w:hAnsi="Arial" w:cs="Arial"/>
            <w:noProof/>
            <w:sz w:val="24"/>
            <w:szCs w:val="24"/>
          </w:rPr>
          <w:t>1.1.</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bCs/>
            <w:noProof/>
            <w:sz w:val="24"/>
            <w:szCs w:val="24"/>
          </w:rPr>
          <w:t>Planteamiento y formulación del problema</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_Toc516404801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5</w:t>
        </w:r>
        <w:r w:rsidR="0096631B" w:rsidRPr="00B84159">
          <w:rPr>
            <w:rStyle w:val="Hyperlink"/>
            <w:rFonts w:ascii="Arial" w:hAnsi="Arial" w:cs="Arial"/>
            <w:noProof/>
            <w:webHidden/>
            <w:sz w:val="24"/>
            <w:szCs w:val="24"/>
          </w:rPr>
          <w:fldChar w:fldCharType="end"/>
        </w:r>
      </w:hyperlink>
    </w:p>
    <w:p w14:paraId="6DCAC416" w14:textId="77777777" w:rsidR="00430F7C" w:rsidRPr="00B84159"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2" w:anchor="_Toc516404802" w:history="1">
        <w:r w:rsidR="00430F7C" w:rsidRPr="00B84159">
          <w:rPr>
            <w:rStyle w:val="Hyperlink"/>
            <w:rFonts w:ascii="Arial" w:hAnsi="Arial" w:cs="Arial"/>
            <w:noProof/>
            <w:sz w:val="24"/>
            <w:szCs w:val="24"/>
          </w:rPr>
          <w:t>1.2.</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Objetivos de la investigación</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_Toc516404802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6</w:t>
        </w:r>
        <w:r w:rsidR="0096631B" w:rsidRPr="00B84159">
          <w:rPr>
            <w:rStyle w:val="Hyperlink"/>
            <w:rFonts w:ascii="Arial" w:hAnsi="Arial" w:cs="Arial"/>
            <w:noProof/>
            <w:webHidden/>
            <w:sz w:val="24"/>
            <w:szCs w:val="24"/>
          </w:rPr>
          <w:fldChar w:fldCharType="end"/>
        </w:r>
      </w:hyperlink>
    </w:p>
    <w:p w14:paraId="16D1673F" w14:textId="77777777" w:rsidR="00430F7C" w:rsidRPr="00B84159" w:rsidRDefault="00F360AE" w:rsidP="00430F7C">
      <w:pPr>
        <w:pStyle w:val="TOC2"/>
        <w:tabs>
          <w:tab w:val="left" w:pos="1100"/>
          <w:tab w:val="right" w:leader="dot" w:pos="9395"/>
        </w:tabs>
        <w:spacing w:after="0" w:line="360" w:lineRule="auto"/>
        <w:rPr>
          <w:rFonts w:ascii="Arial" w:eastAsiaTheme="minorEastAsia" w:hAnsi="Arial" w:cs="Arial"/>
          <w:noProof/>
          <w:sz w:val="24"/>
          <w:szCs w:val="24"/>
          <w:lang w:val="es-VE" w:eastAsia="es-VE"/>
        </w:rPr>
      </w:pPr>
      <w:hyperlink r:id="rId13" w:anchor="_Toc516404803" w:history="1">
        <w:r w:rsidR="00430F7C" w:rsidRPr="00B84159">
          <w:rPr>
            <w:rStyle w:val="Hyperlink"/>
            <w:rFonts w:ascii="Arial" w:hAnsi="Arial" w:cs="Arial"/>
            <w:noProof/>
            <w:sz w:val="24"/>
            <w:szCs w:val="24"/>
          </w:rPr>
          <w:t>1.2.1.</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Objetivo general de la investigación</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_Toc516404803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6</w:t>
        </w:r>
        <w:r w:rsidR="0096631B" w:rsidRPr="00B84159">
          <w:rPr>
            <w:rStyle w:val="Hyperlink"/>
            <w:rFonts w:ascii="Arial" w:hAnsi="Arial" w:cs="Arial"/>
            <w:noProof/>
            <w:webHidden/>
            <w:sz w:val="24"/>
            <w:szCs w:val="24"/>
          </w:rPr>
          <w:fldChar w:fldCharType="end"/>
        </w:r>
      </w:hyperlink>
    </w:p>
    <w:p w14:paraId="7A72A670" w14:textId="77777777" w:rsidR="00430F7C" w:rsidRPr="00B84159" w:rsidRDefault="00F360AE" w:rsidP="00430F7C">
      <w:pPr>
        <w:pStyle w:val="TOC2"/>
        <w:tabs>
          <w:tab w:val="left" w:pos="1100"/>
          <w:tab w:val="right" w:leader="dot" w:pos="9395"/>
        </w:tabs>
        <w:spacing w:after="0" w:line="360" w:lineRule="auto"/>
        <w:rPr>
          <w:rFonts w:ascii="Arial" w:eastAsiaTheme="minorEastAsia" w:hAnsi="Arial" w:cs="Arial"/>
          <w:noProof/>
          <w:sz w:val="24"/>
          <w:szCs w:val="24"/>
          <w:lang w:val="es-VE" w:eastAsia="es-VE"/>
        </w:rPr>
      </w:pPr>
      <w:hyperlink r:id="rId14" w:anchor="_Toc516404804" w:history="1">
        <w:r w:rsidR="00430F7C" w:rsidRPr="00B84159">
          <w:rPr>
            <w:rStyle w:val="Hyperlink"/>
            <w:rFonts w:ascii="Arial" w:hAnsi="Arial" w:cs="Arial"/>
            <w:noProof/>
            <w:sz w:val="24"/>
            <w:szCs w:val="24"/>
          </w:rPr>
          <w:t>1.2.2.</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Objetivos específicos de la investigación</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_Toc516404804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6</w:t>
        </w:r>
        <w:r w:rsidR="0096631B" w:rsidRPr="00B84159">
          <w:rPr>
            <w:rStyle w:val="Hyperlink"/>
            <w:rFonts w:ascii="Arial" w:hAnsi="Arial" w:cs="Arial"/>
            <w:noProof/>
            <w:webHidden/>
            <w:sz w:val="24"/>
            <w:szCs w:val="24"/>
          </w:rPr>
          <w:fldChar w:fldCharType="end"/>
        </w:r>
      </w:hyperlink>
    </w:p>
    <w:p w14:paraId="1B680CA1" w14:textId="77777777" w:rsidR="00430F7C" w:rsidRPr="00B84159"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5" w:anchor="_Toc516404805" w:history="1">
        <w:r w:rsidR="00430F7C" w:rsidRPr="00B84159">
          <w:rPr>
            <w:rStyle w:val="Hyperlink"/>
            <w:rFonts w:ascii="Arial" w:hAnsi="Arial" w:cs="Arial"/>
            <w:noProof/>
            <w:sz w:val="24"/>
            <w:szCs w:val="24"/>
          </w:rPr>
          <w:t>1.3.</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Justificación e importancia de la investigación</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_Toc516404805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6</w:t>
        </w:r>
        <w:r w:rsidR="0096631B" w:rsidRPr="00B84159">
          <w:rPr>
            <w:rStyle w:val="Hyperlink"/>
            <w:rFonts w:ascii="Arial" w:hAnsi="Arial" w:cs="Arial"/>
            <w:noProof/>
            <w:webHidden/>
            <w:sz w:val="24"/>
            <w:szCs w:val="24"/>
          </w:rPr>
          <w:fldChar w:fldCharType="end"/>
        </w:r>
      </w:hyperlink>
    </w:p>
    <w:p w14:paraId="01B92C5F" w14:textId="77777777" w:rsidR="00430F7C" w:rsidRPr="00B84159"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6" w:anchor="_Toc516404806" w:history="1">
        <w:r w:rsidR="00430F7C" w:rsidRPr="00B84159">
          <w:rPr>
            <w:rStyle w:val="Hyperlink"/>
            <w:rFonts w:ascii="Arial" w:hAnsi="Arial" w:cs="Arial"/>
            <w:noProof/>
            <w:sz w:val="24"/>
            <w:szCs w:val="24"/>
          </w:rPr>
          <w:t>1.4.</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Alcance de la investigación</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_Toc516404806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8</w:t>
        </w:r>
        <w:r w:rsidR="0096631B" w:rsidRPr="00B84159">
          <w:rPr>
            <w:rStyle w:val="Hyperlink"/>
            <w:rFonts w:ascii="Arial" w:hAnsi="Arial" w:cs="Arial"/>
            <w:noProof/>
            <w:webHidden/>
            <w:sz w:val="24"/>
            <w:szCs w:val="24"/>
          </w:rPr>
          <w:fldChar w:fldCharType="end"/>
        </w:r>
      </w:hyperlink>
    </w:p>
    <w:p w14:paraId="37E7EE9C" w14:textId="77777777" w:rsidR="00430F7C" w:rsidRPr="00B84159"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7" w:anchor="_Toc516404807" w:history="1">
        <w:r w:rsidR="00430F7C" w:rsidRPr="00B84159">
          <w:rPr>
            <w:rStyle w:val="Hyperlink"/>
            <w:rFonts w:ascii="Arial" w:hAnsi="Arial" w:cs="Arial"/>
            <w:noProof/>
            <w:sz w:val="24"/>
            <w:szCs w:val="24"/>
          </w:rPr>
          <w:t>1.5.</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Delimitación de la investigación</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_Toc516404807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8</w:t>
        </w:r>
        <w:r w:rsidR="0096631B" w:rsidRPr="00B84159">
          <w:rPr>
            <w:rStyle w:val="Hyperlink"/>
            <w:rFonts w:ascii="Arial" w:hAnsi="Arial" w:cs="Arial"/>
            <w:noProof/>
            <w:webHidden/>
            <w:sz w:val="24"/>
            <w:szCs w:val="24"/>
          </w:rPr>
          <w:fldChar w:fldCharType="end"/>
        </w:r>
      </w:hyperlink>
    </w:p>
    <w:p w14:paraId="57B9B60F" w14:textId="77777777" w:rsidR="00430F7C" w:rsidRPr="00B84159"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8" w:anchor="_Toc516404808" w:history="1">
        <w:r w:rsidR="00430F7C" w:rsidRPr="00B84159">
          <w:rPr>
            <w:rStyle w:val="Hyperlink"/>
            <w:rFonts w:ascii="Arial" w:hAnsi="Arial" w:cs="Arial"/>
            <w:noProof/>
            <w:sz w:val="24"/>
            <w:szCs w:val="24"/>
          </w:rPr>
          <w:t>1.6.</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Antecedentes de la investigación</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_Toc516404808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8</w:t>
        </w:r>
        <w:r w:rsidR="0096631B" w:rsidRPr="00B84159">
          <w:rPr>
            <w:rStyle w:val="Hyperlink"/>
            <w:rFonts w:ascii="Arial" w:hAnsi="Arial" w:cs="Arial"/>
            <w:noProof/>
            <w:webHidden/>
            <w:sz w:val="24"/>
            <w:szCs w:val="24"/>
          </w:rPr>
          <w:fldChar w:fldCharType="end"/>
        </w:r>
      </w:hyperlink>
    </w:p>
    <w:p w14:paraId="0A8A30B3" w14:textId="77777777" w:rsidR="00430F7C" w:rsidRPr="00B84159"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19" w:anchor="_Toc516404810" w:history="1">
        <w:r w:rsidR="00430F7C" w:rsidRPr="00B84159">
          <w:rPr>
            <w:rStyle w:val="Hyperlink"/>
            <w:rFonts w:ascii="Arial" w:hAnsi="Arial" w:cs="Arial"/>
            <w:noProof/>
            <w:sz w:val="24"/>
            <w:szCs w:val="24"/>
          </w:rPr>
          <w:t>1.7.</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Población y muestra</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_Toc516404810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13</w:t>
        </w:r>
        <w:r w:rsidR="0096631B" w:rsidRPr="00B84159">
          <w:rPr>
            <w:rStyle w:val="Hyperlink"/>
            <w:rFonts w:ascii="Arial" w:hAnsi="Arial" w:cs="Arial"/>
            <w:noProof/>
            <w:webHidden/>
            <w:sz w:val="24"/>
            <w:szCs w:val="24"/>
          </w:rPr>
          <w:fldChar w:fldCharType="end"/>
        </w:r>
      </w:hyperlink>
    </w:p>
    <w:p w14:paraId="727AEEEF" w14:textId="77777777" w:rsidR="00430F7C" w:rsidRPr="00B84159"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20" w:anchor="_Toc516404811" w:history="1">
        <w:r w:rsidR="00430F7C" w:rsidRPr="00B84159">
          <w:rPr>
            <w:rStyle w:val="Hyperlink"/>
            <w:rFonts w:ascii="Arial" w:hAnsi="Arial" w:cs="Arial"/>
            <w:noProof/>
            <w:sz w:val="24"/>
            <w:szCs w:val="24"/>
          </w:rPr>
          <w:t>1.8.</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Procedimiento metodológico de la investigación</w:t>
        </w:r>
        <w:r w:rsidR="00430F7C" w:rsidRPr="00B84159">
          <w:rPr>
            <w:rStyle w:val="Hyperlink"/>
            <w:rFonts w:ascii="Arial" w:hAnsi="Arial" w:cs="Arial"/>
            <w:noProof/>
            <w:webHidden/>
            <w:sz w:val="24"/>
            <w:szCs w:val="24"/>
          </w:rPr>
          <w:tab/>
        </w:r>
        <w:r w:rsidR="0096631B" w:rsidRPr="00B84159">
          <w:rPr>
            <w:rStyle w:val="Hyperlink"/>
            <w:rFonts w:ascii="Arial" w:hAnsi="Arial" w:cs="Arial"/>
            <w:noProof/>
            <w:webHidden/>
            <w:sz w:val="24"/>
            <w:szCs w:val="24"/>
          </w:rPr>
          <w:fldChar w:fldCharType="begin"/>
        </w:r>
        <w:r w:rsidR="00430F7C" w:rsidRPr="00B84159">
          <w:rPr>
            <w:rStyle w:val="Hyperlink"/>
            <w:rFonts w:ascii="Arial" w:hAnsi="Arial" w:cs="Arial"/>
            <w:noProof/>
            <w:webHidden/>
            <w:sz w:val="24"/>
            <w:szCs w:val="24"/>
          </w:rPr>
          <w:instrText xml:space="preserve"> PAGEREF _Toc516404811 \h </w:instrText>
        </w:r>
        <w:r w:rsidR="0096631B" w:rsidRPr="00B84159">
          <w:rPr>
            <w:rStyle w:val="Hyperlink"/>
            <w:rFonts w:ascii="Arial" w:hAnsi="Arial" w:cs="Arial"/>
            <w:noProof/>
            <w:webHidden/>
            <w:sz w:val="24"/>
            <w:szCs w:val="24"/>
          </w:rPr>
        </w:r>
        <w:r w:rsidR="0096631B" w:rsidRPr="00B84159">
          <w:rPr>
            <w:rStyle w:val="Hyperlink"/>
            <w:rFonts w:ascii="Arial" w:hAnsi="Arial" w:cs="Arial"/>
            <w:noProof/>
            <w:webHidden/>
            <w:sz w:val="24"/>
            <w:szCs w:val="24"/>
          </w:rPr>
          <w:fldChar w:fldCharType="separate"/>
        </w:r>
        <w:r w:rsidR="00430CCD">
          <w:rPr>
            <w:rStyle w:val="Hyperlink"/>
            <w:rFonts w:ascii="Arial" w:hAnsi="Arial" w:cs="Arial"/>
            <w:noProof/>
            <w:webHidden/>
            <w:sz w:val="24"/>
            <w:szCs w:val="24"/>
          </w:rPr>
          <w:t>13</w:t>
        </w:r>
        <w:r w:rsidR="0096631B" w:rsidRPr="00B84159">
          <w:rPr>
            <w:rStyle w:val="Hyperlink"/>
            <w:rFonts w:ascii="Arial" w:hAnsi="Arial" w:cs="Arial"/>
            <w:noProof/>
            <w:webHidden/>
            <w:sz w:val="24"/>
            <w:szCs w:val="24"/>
          </w:rPr>
          <w:fldChar w:fldCharType="end"/>
        </w:r>
      </w:hyperlink>
    </w:p>
    <w:p w14:paraId="712D3198" w14:textId="77777777" w:rsidR="00430F7C" w:rsidRPr="007B54B3" w:rsidRDefault="00F360AE" w:rsidP="00430F7C">
      <w:pPr>
        <w:pStyle w:val="TOC1"/>
        <w:tabs>
          <w:tab w:val="left" w:pos="660"/>
          <w:tab w:val="right" w:leader="dot" w:pos="9395"/>
        </w:tabs>
        <w:spacing w:after="0" w:line="360" w:lineRule="auto"/>
        <w:rPr>
          <w:rFonts w:ascii="Arial" w:eastAsiaTheme="minorEastAsia" w:hAnsi="Arial" w:cs="Arial"/>
          <w:noProof/>
          <w:sz w:val="24"/>
          <w:szCs w:val="24"/>
          <w:lang w:val="es-VE" w:eastAsia="es-VE"/>
        </w:rPr>
      </w:pPr>
      <w:hyperlink r:id="rId21" w:anchor="_Toc516404812" w:history="1">
        <w:r w:rsidR="00430F7C" w:rsidRPr="00B84159">
          <w:rPr>
            <w:rStyle w:val="Hyperlink"/>
            <w:rFonts w:ascii="Arial" w:hAnsi="Arial" w:cs="Arial"/>
            <w:noProof/>
            <w:sz w:val="24"/>
            <w:szCs w:val="24"/>
          </w:rPr>
          <w:t>1.9.</w:t>
        </w:r>
        <w:r w:rsidR="00430F7C" w:rsidRPr="00B84159">
          <w:rPr>
            <w:rStyle w:val="Hyperlink"/>
            <w:rFonts w:ascii="Arial" w:eastAsiaTheme="minorEastAsia" w:hAnsi="Arial" w:cs="Arial"/>
            <w:noProof/>
            <w:sz w:val="24"/>
            <w:szCs w:val="24"/>
            <w:lang w:val="es-VE" w:eastAsia="es-VE"/>
          </w:rPr>
          <w:tab/>
        </w:r>
        <w:r w:rsidR="00430F7C" w:rsidRPr="00B84159">
          <w:rPr>
            <w:rStyle w:val="Hyperlink"/>
            <w:rFonts w:ascii="Arial" w:hAnsi="Arial" w:cs="Arial"/>
            <w:noProof/>
            <w:sz w:val="24"/>
            <w:szCs w:val="24"/>
          </w:rPr>
          <w:t>Cronograma de actividades</w:t>
        </w:r>
        <w:r w:rsidR="00430F7C" w:rsidRPr="00B84159">
          <w:rPr>
            <w:rStyle w:val="Hyperlink"/>
            <w:rFonts w:ascii="Arial" w:hAnsi="Arial" w:cs="Arial"/>
            <w:noProof/>
            <w:webHidden/>
            <w:sz w:val="24"/>
            <w:szCs w:val="24"/>
          </w:rPr>
          <w:tab/>
        </w:r>
      </w:hyperlink>
      <w:r w:rsidR="007B54B3" w:rsidRPr="007B54B3">
        <w:rPr>
          <w:rStyle w:val="Hyperlink"/>
          <w:rFonts w:ascii="Arial" w:hAnsi="Arial" w:cs="Arial"/>
          <w:noProof/>
          <w:color w:val="auto"/>
          <w:sz w:val="24"/>
          <w:szCs w:val="24"/>
          <w:u w:val="none"/>
        </w:rPr>
        <w:t>15</w:t>
      </w:r>
    </w:p>
    <w:p w14:paraId="6DD48E46" w14:textId="77777777" w:rsidR="00CB3B46" w:rsidRPr="00B84159" w:rsidRDefault="0096631B" w:rsidP="00430F7C">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fldChar w:fldCharType="end"/>
      </w:r>
    </w:p>
    <w:p w14:paraId="0E630F97"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0959C696"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54241AD8"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0826ACB6"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4EBC663B"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2CAAD467"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30A34DA2"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03E60E01"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2BB40126"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339CDEE7"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2420246D"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002241A5"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3D3CF477"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667B426F"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21B0964F" w14:textId="77777777" w:rsidR="00430F7C" w:rsidRPr="00B84159" w:rsidRDefault="00430F7C" w:rsidP="00430F7C">
      <w:pPr>
        <w:autoSpaceDE w:val="0"/>
        <w:autoSpaceDN w:val="0"/>
        <w:adjustRightInd w:val="0"/>
        <w:spacing w:after="0" w:line="360" w:lineRule="auto"/>
        <w:jc w:val="center"/>
        <w:rPr>
          <w:rFonts w:ascii="Arial" w:hAnsi="Arial" w:cs="Arial"/>
          <w:bCs/>
          <w:sz w:val="24"/>
          <w:szCs w:val="24"/>
        </w:rPr>
      </w:pPr>
    </w:p>
    <w:p w14:paraId="0E832374" w14:textId="77777777" w:rsidR="00430F7C" w:rsidRPr="00B84159" w:rsidRDefault="00430F7C" w:rsidP="00430F7C">
      <w:pPr>
        <w:autoSpaceDE w:val="0"/>
        <w:autoSpaceDN w:val="0"/>
        <w:adjustRightInd w:val="0"/>
        <w:spacing w:after="0" w:line="360" w:lineRule="auto"/>
        <w:jc w:val="center"/>
      </w:pPr>
    </w:p>
    <w:p w14:paraId="57F3C8F2" w14:textId="77777777" w:rsidR="000C489D" w:rsidRDefault="003011C4" w:rsidP="00F7043C">
      <w:pPr>
        <w:pStyle w:val="ListParagraph"/>
        <w:numPr>
          <w:ilvl w:val="1"/>
          <w:numId w:val="5"/>
        </w:numPr>
        <w:tabs>
          <w:tab w:val="left" w:pos="567"/>
        </w:tabs>
        <w:autoSpaceDE w:val="0"/>
        <w:autoSpaceDN w:val="0"/>
        <w:adjustRightInd w:val="0"/>
        <w:spacing w:after="0" w:line="360" w:lineRule="auto"/>
        <w:outlineLvl w:val="0"/>
        <w:rPr>
          <w:rFonts w:ascii="Arial" w:hAnsi="Arial" w:cs="Arial"/>
          <w:b/>
          <w:bCs/>
          <w:color w:val="000000"/>
          <w:sz w:val="24"/>
          <w:szCs w:val="24"/>
        </w:rPr>
      </w:pPr>
      <w:bookmarkStart w:id="2" w:name="_Toc516404801"/>
      <w:r w:rsidRPr="003D1451">
        <w:rPr>
          <w:rFonts w:ascii="Arial" w:hAnsi="Arial" w:cs="Arial"/>
          <w:b/>
          <w:bCs/>
          <w:color w:val="000000"/>
          <w:sz w:val="24"/>
          <w:szCs w:val="24"/>
        </w:rPr>
        <w:lastRenderedPageBreak/>
        <w:t>Planteamiento y formulación del problema</w:t>
      </w:r>
      <w:bookmarkEnd w:id="2"/>
    </w:p>
    <w:p w14:paraId="3E70C168" w14:textId="77777777" w:rsidR="003959CE" w:rsidRPr="003D1451" w:rsidRDefault="003959CE" w:rsidP="003959CE">
      <w:pPr>
        <w:pStyle w:val="ListParagraph"/>
        <w:tabs>
          <w:tab w:val="left" w:pos="567"/>
        </w:tabs>
        <w:autoSpaceDE w:val="0"/>
        <w:autoSpaceDN w:val="0"/>
        <w:adjustRightInd w:val="0"/>
        <w:spacing w:after="0" w:line="360" w:lineRule="auto"/>
        <w:ind w:left="357"/>
        <w:outlineLvl w:val="0"/>
        <w:rPr>
          <w:rFonts w:ascii="Arial" w:hAnsi="Arial" w:cs="Arial"/>
          <w:b/>
          <w:bCs/>
          <w:color w:val="000000"/>
          <w:sz w:val="24"/>
          <w:szCs w:val="24"/>
        </w:rPr>
      </w:pPr>
    </w:p>
    <w:p w14:paraId="2DCE1755" w14:textId="77777777" w:rsidR="002077F6" w:rsidRDefault="00691D20" w:rsidP="002077F6">
      <w:pPr>
        <w:pStyle w:val="BodyText"/>
        <w:spacing w:line="360" w:lineRule="auto"/>
        <w:ind w:right="113"/>
        <w:jc w:val="both"/>
        <w:rPr>
          <w:rFonts w:eastAsia="Calibri"/>
        </w:rPr>
      </w:pPr>
      <w:r>
        <w:rPr>
          <w:rFonts w:eastAsia="Calibri"/>
          <w:lang w:eastAsia="en-US" w:bidi="ar-SA"/>
        </w:rPr>
        <w:t>El mundo utiliza unos 86 millones de barriles de petróleo diarios, y la necesidad mundial d</w:t>
      </w:r>
      <w:r w:rsidR="000E07A5">
        <w:rPr>
          <w:rFonts w:eastAsia="Calibri"/>
          <w:lang w:eastAsia="en-US" w:bidi="ar-SA"/>
        </w:rPr>
        <w:t>e</w:t>
      </w:r>
      <w:r>
        <w:rPr>
          <w:rFonts w:eastAsia="Calibri"/>
          <w:lang w:eastAsia="en-US" w:bidi="ar-SA"/>
        </w:rPr>
        <w:t xml:space="preserve"> energía aumenta a medidas que las economías y poblaciones se expanden, sobre todo en los países en vías de desarrollo. </w:t>
      </w:r>
      <w:r w:rsidR="005E5C45" w:rsidRPr="00856726">
        <w:rPr>
          <w:rFonts w:eastAsia="Calibri"/>
        </w:rPr>
        <w:t>En otras</w:t>
      </w:r>
      <w:r w:rsidR="002077F6">
        <w:rPr>
          <w:rFonts w:eastAsia="Calibri"/>
        </w:rPr>
        <w:t xml:space="preserve"> palabras, el orden económico, </w:t>
      </w:r>
      <w:r w:rsidR="005E5C45" w:rsidRPr="00856726">
        <w:rPr>
          <w:rFonts w:eastAsia="Calibri"/>
        </w:rPr>
        <w:t>geopolítico y geoestratégico mundial funciona sobre la base de una arquitectura política, económica y</w:t>
      </w:r>
      <w:r w:rsidR="002077F6">
        <w:rPr>
          <w:rFonts w:eastAsia="Calibri"/>
        </w:rPr>
        <w:t xml:space="preserve"> tecnológica en que la energía </w:t>
      </w:r>
      <w:r w:rsidR="005E5C45" w:rsidRPr="00856726">
        <w:rPr>
          <w:rFonts w:eastAsia="Calibri"/>
        </w:rPr>
        <w:t>y los hidrocarburos en particular, son estratégicos.</w:t>
      </w:r>
    </w:p>
    <w:p w14:paraId="02839F8F" w14:textId="77777777" w:rsidR="002077F6" w:rsidRDefault="002077F6" w:rsidP="002077F6">
      <w:pPr>
        <w:pStyle w:val="BodyText"/>
        <w:spacing w:line="360" w:lineRule="auto"/>
        <w:ind w:right="113"/>
        <w:jc w:val="both"/>
        <w:rPr>
          <w:rFonts w:eastAsia="Calibri"/>
        </w:rPr>
      </w:pPr>
    </w:p>
    <w:p w14:paraId="4F772C03" w14:textId="77777777" w:rsidR="002077F6" w:rsidRDefault="005E5C45" w:rsidP="002077F6">
      <w:pPr>
        <w:pStyle w:val="BodyText"/>
        <w:spacing w:line="360" w:lineRule="auto"/>
        <w:ind w:right="113"/>
        <w:jc w:val="both"/>
        <w:rPr>
          <w:rFonts w:eastAsia="Calibri"/>
          <w:lang w:eastAsia="en-US" w:bidi="ar-SA"/>
        </w:rPr>
      </w:pPr>
      <w:r w:rsidRPr="00856726">
        <w:rPr>
          <w:rFonts w:eastAsia="Calibri"/>
        </w:rPr>
        <w:t>Diversas son las fuentes energéticas de que se valen las naciones y las potencias para satisfacer sus necesidades de subsistencia; pero entre ellas, es sin duda el petróleo la más importante de todas y, de acuerdo con todos lo</w:t>
      </w:r>
      <w:r w:rsidR="007E551C">
        <w:rPr>
          <w:rFonts w:eastAsia="Calibri"/>
        </w:rPr>
        <w:t xml:space="preserve">s pronósticos, </w:t>
      </w:r>
      <w:r w:rsidR="002077F6">
        <w:rPr>
          <w:rFonts w:eastAsia="Calibri"/>
        </w:rPr>
        <w:t xml:space="preserve">esto seguirá aproximadamente por los </w:t>
      </w:r>
      <w:r w:rsidRPr="00856726">
        <w:rPr>
          <w:rFonts w:eastAsia="Calibri"/>
        </w:rPr>
        <w:t>próximos 50 años.</w:t>
      </w:r>
    </w:p>
    <w:p w14:paraId="1BD949F4" w14:textId="77777777" w:rsidR="002077F6" w:rsidRDefault="002077F6" w:rsidP="002077F6">
      <w:pPr>
        <w:pStyle w:val="BodyText"/>
        <w:spacing w:line="360" w:lineRule="auto"/>
        <w:ind w:right="113"/>
        <w:jc w:val="both"/>
        <w:rPr>
          <w:rFonts w:eastAsia="Calibri"/>
          <w:lang w:eastAsia="en-US" w:bidi="ar-SA"/>
        </w:rPr>
      </w:pPr>
    </w:p>
    <w:p w14:paraId="06B8964A" w14:textId="756B008E" w:rsidR="0071441F" w:rsidRPr="003B05C9" w:rsidRDefault="000E07A5" w:rsidP="002077F6">
      <w:pPr>
        <w:pStyle w:val="BodyText"/>
        <w:spacing w:line="360" w:lineRule="auto"/>
        <w:ind w:right="113"/>
        <w:jc w:val="both"/>
        <w:rPr>
          <w:rFonts w:eastAsia="Calibri"/>
          <w:lang w:eastAsia="en-US" w:bidi="ar-SA"/>
        </w:rPr>
      </w:pPr>
      <w:r>
        <w:rPr>
          <w:rFonts w:eastAsia="Calibri"/>
          <w:lang w:eastAsia="en-US" w:bidi="ar-SA"/>
        </w:rPr>
        <w:t>En este sentido, a</w:t>
      </w:r>
      <w:r w:rsidR="0071441F" w:rsidRPr="003B05C9">
        <w:rPr>
          <w:rFonts w:eastAsia="Calibri"/>
          <w:lang w:eastAsia="en-US" w:bidi="ar-SA"/>
        </w:rPr>
        <w:t xml:space="preserve"> nivel global </w:t>
      </w:r>
      <w:r w:rsidR="009A4B07">
        <w:t xml:space="preserve">los </w:t>
      </w:r>
      <w:r w:rsidR="009A4B07" w:rsidRPr="00364A56">
        <w:t>campos maduros día</w:t>
      </w:r>
      <w:r w:rsidR="009A4B07">
        <w:t xml:space="preserve"> a día pierden energía, disminuyendo su aporte natural de producción</w:t>
      </w:r>
      <w:r w:rsidR="00312E9E">
        <w:t xml:space="preserve"> </w:t>
      </w:r>
      <w:r w:rsidR="0071441F" w:rsidRPr="003B05C9">
        <w:rPr>
          <w:rFonts w:eastAsia="Calibri"/>
          <w:lang w:eastAsia="en-US" w:bidi="ar-SA"/>
        </w:rPr>
        <w:t xml:space="preserve">por lo </w:t>
      </w:r>
      <w:r w:rsidR="00523CE2" w:rsidRPr="003B05C9">
        <w:rPr>
          <w:rFonts w:eastAsia="Calibri"/>
          <w:lang w:eastAsia="en-US" w:bidi="ar-SA"/>
        </w:rPr>
        <w:t>cual resulta critico un monitoreo</w:t>
      </w:r>
      <w:r w:rsidR="0071441F" w:rsidRPr="003B05C9">
        <w:rPr>
          <w:rFonts w:eastAsia="Calibri"/>
          <w:lang w:eastAsia="en-US" w:bidi="ar-SA"/>
        </w:rPr>
        <w:t xml:space="preserve"> constante y cambios dinámicos de los planes de explotación, eso unido a complejos cambios geopolíticos y estructurales llevan a que varios países se alejen de los primeros puesto</w:t>
      </w:r>
      <w:r w:rsidR="007E551C">
        <w:rPr>
          <w:rFonts w:eastAsia="Calibri"/>
          <w:lang w:eastAsia="en-US" w:bidi="ar-SA"/>
        </w:rPr>
        <w:t>s de producción a nivel mundial,</w:t>
      </w:r>
      <w:r w:rsidR="0071441F" w:rsidRPr="003B05C9">
        <w:rPr>
          <w:rFonts w:eastAsia="Calibri"/>
          <w:lang w:eastAsia="en-US" w:bidi="ar-SA"/>
        </w:rPr>
        <w:t xml:space="preserve"> tal es el caso de Venezuela</w:t>
      </w:r>
      <w:r w:rsidR="007A09F9">
        <w:rPr>
          <w:rFonts w:eastAsia="Calibri"/>
          <w:lang w:eastAsia="en-US" w:bidi="ar-SA"/>
        </w:rPr>
        <w:t>,</w:t>
      </w:r>
      <w:r w:rsidR="005B6B53" w:rsidRPr="003B05C9">
        <w:rPr>
          <w:rFonts w:eastAsia="Calibri"/>
          <w:lang w:eastAsia="en-US" w:bidi="ar-SA"/>
        </w:rPr>
        <w:t xml:space="preserve"> país donde los campos en el </w:t>
      </w:r>
      <w:r w:rsidR="009346E3">
        <w:rPr>
          <w:rFonts w:eastAsia="Calibri"/>
          <w:lang w:eastAsia="en-US" w:bidi="ar-SA"/>
        </w:rPr>
        <w:t>O</w:t>
      </w:r>
      <w:r w:rsidR="005B6B53" w:rsidRPr="003B05C9">
        <w:rPr>
          <w:rFonts w:eastAsia="Calibri"/>
          <w:lang w:eastAsia="en-US" w:bidi="ar-SA"/>
        </w:rPr>
        <w:t>cci</w:t>
      </w:r>
      <w:r w:rsidR="0071441F" w:rsidRPr="003B05C9">
        <w:rPr>
          <w:rFonts w:eastAsia="Calibri"/>
          <w:lang w:eastAsia="en-US" w:bidi="ar-SA"/>
        </w:rPr>
        <w:t>dente</w:t>
      </w:r>
      <w:r w:rsidR="00316964">
        <w:rPr>
          <w:rFonts w:eastAsia="Calibri"/>
          <w:lang w:eastAsia="en-US" w:bidi="ar-SA"/>
        </w:rPr>
        <w:t xml:space="preserve"> se explotan desde 1926, teniendo más </w:t>
      </w:r>
      <w:r w:rsidR="0071441F" w:rsidRPr="003B05C9">
        <w:rPr>
          <w:rFonts w:eastAsia="Calibri"/>
          <w:lang w:eastAsia="en-US" w:bidi="ar-SA"/>
        </w:rPr>
        <w:t xml:space="preserve">de </w:t>
      </w:r>
      <w:r w:rsidR="00967207">
        <w:rPr>
          <w:rFonts w:eastAsia="Calibri"/>
          <w:lang w:eastAsia="en-US" w:bidi="ar-SA"/>
        </w:rPr>
        <w:t xml:space="preserve">90 </w:t>
      </w:r>
      <w:r w:rsidR="007A09F9">
        <w:rPr>
          <w:rStyle w:val="CommentReference"/>
          <w:rFonts w:ascii="Calibri" w:eastAsia="Calibri" w:hAnsi="Calibri" w:cs="Times New Roman"/>
          <w:lang w:eastAsia="en-US" w:bidi="ar-SA"/>
        </w:rPr>
        <w:commentReference w:id="3"/>
      </w:r>
      <w:r w:rsidR="000B46D9">
        <w:rPr>
          <w:rStyle w:val="CommentReference"/>
          <w:rFonts w:ascii="Calibri" w:eastAsia="Calibri" w:hAnsi="Calibri" w:cs="Times New Roman"/>
          <w:lang w:eastAsia="en-US" w:bidi="ar-SA"/>
        </w:rPr>
        <w:commentReference w:id="4"/>
      </w:r>
      <w:r w:rsidR="0071441F" w:rsidRPr="003B05C9">
        <w:rPr>
          <w:rFonts w:eastAsia="Calibri"/>
          <w:lang w:eastAsia="en-US" w:bidi="ar-SA"/>
        </w:rPr>
        <w:t>años</w:t>
      </w:r>
      <w:r w:rsidR="00316964">
        <w:rPr>
          <w:rFonts w:eastAsia="Calibri"/>
          <w:lang w:eastAsia="en-US" w:bidi="ar-SA"/>
        </w:rPr>
        <w:t xml:space="preserve"> </w:t>
      </w:r>
      <w:r w:rsidR="0071441F" w:rsidRPr="003B05C9">
        <w:rPr>
          <w:rFonts w:eastAsia="Calibri"/>
          <w:lang w:eastAsia="en-US" w:bidi="ar-SA"/>
        </w:rPr>
        <w:t xml:space="preserve">de explotación y con ello los </w:t>
      </w:r>
      <w:r w:rsidR="00EE4D9A" w:rsidRPr="003B05C9">
        <w:rPr>
          <w:rFonts w:eastAsia="Calibri"/>
          <w:lang w:eastAsia="en-US" w:bidi="ar-SA"/>
        </w:rPr>
        <w:t xml:space="preserve">problemas de </w:t>
      </w:r>
      <w:r w:rsidR="005F3462">
        <w:rPr>
          <w:rFonts w:eastAsia="Calibri"/>
          <w:lang w:eastAsia="en-US" w:bidi="ar-SA"/>
        </w:rPr>
        <w:t xml:space="preserve">producción </w:t>
      </w:r>
      <w:r w:rsidR="00316964">
        <w:rPr>
          <w:rFonts w:eastAsia="Calibri"/>
          <w:lang w:eastAsia="en-US" w:bidi="ar-SA"/>
        </w:rPr>
        <w:t xml:space="preserve">se agudizan. </w:t>
      </w:r>
      <w:r w:rsidR="00AA143D" w:rsidRPr="0034032B">
        <w:rPr>
          <w:rStyle w:val="CommentReference"/>
          <w:rFonts w:ascii="Calibri" w:eastAsia="Calibri" w:hAnsi="Calibri" w:cs="Times New Roman"/>
          <w:highlight w:val="yellow"/>
          <w:lang w:eastAsia="en-US" w:bidi="ar-SA"/>
        </w:rPr>
        <w:commentReference w:id="5"/>
      </w:r>
      <w:r w:rsidR="0071441F" w:rsidRPr="003B05C9">
        <w:rPr>
          <w:rFonts w:eastAsia="Calibri"/>
          <w:lang w:eastAsia="en-US" w:bidi="ar-SA"/>
        </w:rPr>
        <w:t xml:space="preserve">  </w:t>
      </w:r>
    </w:p>
    <w:p w14:paraId="2C14D081" w14:textId="77777777" w:rsidR="00316964" w:rsidRDefault="00316964" w:rsidP="00316964">
      <w:pPr>
        <w:pStyle w:val="BodyText"/>
        <w:spacing w:line="360" w:lineRule="auto"/>
        <w:ind w:right="114"/>
        <w:jc w:val="both"/>
        <w:rPr>
          <w:rFonts w:eastAsia="Calibri"/>
          <w:lang w:eastAsia="en-US" w:bidi="ar-SA"/>
        </w:rPr>
      </w:pPr>
    </w:p>
    <w:p w14:paraId="20F9C675" w14:textId="22466327" w:rsidR="009346E3" w:rsidRDefault="00930EDF" w:rsidP="00316964">
      <w:pPr>
        <w:pStyle w:val="BodyText"/>
        <w:spacing w:line="360" w:lineRule="auto"/>
        <w:ind w:right="114"/>
        <w:jc w:val="both"/>
        <w:rPr>
          <w:rFonts w:eastAsia="Calibri"/>
          <w:lang w:eastAsia="en-US" w:bidi="ar-SA"/>
        </w:rPr>
      </w:pPr>
      <w:r w:rsidRPr="003B05C9">
        <w:rPr>
          <w:rFonts w:eastAsia="Calibri"/>
          <w:lang w:eastAsia="en-US" w:bidi="ar-SA"/>
        </w:rPr>
        <w:t xml:space="preserve">Con el envejecimiento de los campos las presiones </w:t>
      </w:r>
      <w:r w:rsidR="005B6B53" w:rsidRPr="003B05C9">
        <w:rPr>
          <w:rFonts w:eastAsia="Calibri"/>
          <w:lang w:eastAsia="en-US" w:bidi="ar-SA"/>
        </w:rPr>
        <w:t xml:space="preserve">declinan </w:t>
      </w:r>
      <w:r w:rsidR="00EE4D9A" w:rsidRPr="003B05C9">
        <w:rPr>
          <w:rFonts w:eastAsia="Calibri"/>
          <w:lang w:eastAsia="en-US" w:bidi="ar-SA"/>
        </w:rPr>
        <w:t xml:space="preserve">y </w:t>
      </w:r>
      <w:r w:rsidRPr="003B05C9">
        <w:rPr>
          <w:rFonts w:eastAsia="Calibri"/>
          <w:lang w:eastAsia="en-US" w:bidi="ar-SA"/>
        </w:rPr>
        <w:t>la cantidad de infor</w:t>
      </w:r>
      <w:r w:rsidR="00EE4D9A" w:rsidRPr="003B05C9">
        <w:rPr>
          <w:rFonts w:eastAsia="Calibri"/>
          <w:lang w:eastAsia="en-US" w:bidi="ar-SA"/>
        </w:rPr>
        <w:t xml:space="preserve">mación crece exponencialmente, </w:t>
      </w:r>
      <w:r w:rsidR="00316964">
        <w:rPr>
          <w:rFonts w:eastAsia="Calibri"/>
          <w:lang w:eastAsia="en-US" w:bidi="ar-SA"/>
        </w:rPr>
        <w:t xml:space="preserve">encontrando que </w:t>
      </w:r>
      <w:r w:rsidRPr="003B05C9">
        <w:rPr>
          <w:rFonts w:eastAsia="Calibri"/>
          <w:lang w:eastAsia="en-US" w:bidi="ar-SA"/>
        </w:rPr>
        <w:t>el problema no solo llega con los volúmenes de información</w:t>
      </w:r>
      <w:r w:rsidR="0001124F">
        <w:rPr>
          <w:rFonts w:eastAsia="Calibri"/>
          <w:lang w:eastAsia="en-US" w:bidi="ar-SA"/>
        </w:rPr>
        <w:t xml:space="preserve">, </w:t>
      </w:r>
      <w:r w:rsidRPr="003B05C9">
        <w:rPr>
          <w:rFonts w:eastAsia="Calibri"/>
          <w:lang w:eastAsia="en-US" w:bidi="ar-SA"/>
        </w:rPr>
        <w:t xml:space="preserve">sino con los </w:t>
      </w:r>
      <w:r w:rsidR="00D167B5">
        <w:rPr>
          <w:rFonts w:eastAsia="Calibri"/>
          <w:lang w:eastAsia="en-US" w:bidi="ar-SA"/>
        </w:rPr>
        <w:t>métodos</w:t>
      </w:r>
      <w:commentRangeStart w:id="6"/>
      <w:r w:rsidR="007A09F9">
        <w:rPr>
          <w:rStyle w:val="CommentReference"/>
          <w:rFonts w:ascii="Calibri" w:eastAsia="Calibri" w:hAnsi="Calibri" w:cs="Times New Roman"/>
          <w:lang w:eastAsia="en-US" w:bidi="ar-SA"/>
        </w:rPr>
        <w:commentReference w:id="7"/>
      </w:r>
      <w:commentRangeEnd w:id="6"/>
      <w:r w:rsidR="00967207">
        <w:rPr>
          <w:rStyle w:val="CommentReference"/>
          <w:rFonts w:ascii="Calibri" w:eastAsia="Calibri" w:hAnsi="Calibri" w:cs="Times New Roman"/>
          <w:lang w:eastAsia="en-US" w:bidi="ar-SA"/>
        </w:rPr>
        <w:commentReference w:id="6"/>
      </w:r>
      <w:r w:rsidR="00D167B5">
        <w:rPr>
          <w:rFonts w:eastAsia="Calibri"/>
          <w:lang w:eastAsia="en-US" w:bidi="ar-SA"/>
        </w:rPr>
        <w:t xml:space="preserve"> </w:t>
      </w:r>
      <w:r w:rsidR="00316964">
        <w:rPr>
          <w:rFonts w:eastAsia="Calibri"/>
          <w:lang w:eastAsia="en-US" w:bidi="ar-SA"/>
        </w:rPr>
        <w:t>de almacenamiento ya que l</w:t>
      </w:r>
      <w:r w:rsidR="0080194D" w:rsidRPr="0080194D">
        <w:rPr>
          <w:rFonts w:eastAsia="Calibri"/>
          <w:lang w:eastAsia="en-US" w:bidi="ar-SA"/>
        </w:rPr>
        <w:t>os datos deben de relacionarse para ser útiles, es decir deben convertirse en informac</w:t>
      </w:r>
      <w:r w:rsidR="004A1C5E">
        <w:rPr>
          <w:rFonts w:eastAsia="Calibri"/>
          <w:lang w:eastAsia="en-US" w:bidi="ar-SA"/>
        </w:rPr>
        <w:t>ión para ofrecer un significado,</w:t>
      </w:r>
      <w:r w:rsidR="0001124F">
        <w:rPr>
          <w:rFonts w:eastAsia="Calibri"/>
          <w:lang w:eastAsia="en-US" w:bidi="ar-SA"/>
        </w:rPr>
        <w:t xml:space="preserve"> y un </w:t>
      </w:r>
      <w:r w:rsidR="00624CC7">
        <w:rPr>
          <w:rFonts w:eastAsia="Calibri"/>
          <w:lang w:eastAsia="en-US" w:bidi="ar-SA"/>
        </w:rPr>
        <w:t>análisis avanzado de</w:t>
      </w:r>
      <w:r w:rsidR="00CA4C0C">
        <w:rPr>
          <w:rFonts w:eastAsia="Calibri"/>
          <w:lang w:eastAsia="en-US" w:bidi="ar-SA"/>
        </w:rPr>
        <w:t xml:space="preserve">l conjunto de </w:t>
      </w:r>
      <w:r w:rsidR="00624CC7">
        <w:rPr>
          <w:rFonts w:eastAsia="Calibri"/>
          <w:lang w:eastAsia="en-US" w:bidi="ar-SA"/>
        </w:rPr>
        <w:t>datos</w:t>
      </w:r>
      <w:r w:rsidR="00316964">
        <w:rPr>
          <w:rFonts w:eastAsia="Calibri"/>
          <w:lang w:eastAsia="en-US" w:bidi="ar-SA"/>
        </w:rPr>
        <w:t xml:space="preserve"> lo cual cumple </w:t>
      </w:r>
      <w:r w:rsidR="00624CC7">
        <w:rPr>
          <w:rFonts w:eastAsia="Calibri"/>
          <w:lang w:eastAsia="en-US" w:bidi="ar-SA"/>
        </w:rPr>
        <w:t>un papel fundamental en la explotación de los campos, donde la información del yacimiento,</w:t>
      </w:r>
      <w:r w:rsidR="0048162D">
        <w:rPr>
          <w:rFonts w:eastAsia="Calibri"/>
          <w:lang w:eastAsia="en-US" w:bidi="ar-SA"/>
        </w:rPr>
        <w:t xml:space="preserve"> </w:t>
      </w:r>
      <w:r w:rsidR="00624CC7">
        <w:rPr>
          <w:rFonts w:eastAsia="Calibri"/>
          <w:lang w:eastAsia="en-US" w:bidi="ar-SA"/>
        </w:rPr>
        <w:t>pozo, e instalaciones se conforma con modelos de información que consideran micro y macro elementos.</w:t>
      </w:r>
    </w:p>
    <w:p w14:paraId="71966650" w14:textId="77777777" w:rsidR="00316964" w:rsidRDefault="00316964" w:rsidP="00316964">
      <w:pPr>
        <w:pStyle w:val="BodyText"/>
        <w:spacing w:line="360" w:lineRule="auto"/>
        <w:ind w:right="114"/>
        <w:jc w:val="both"/>
        <w:rPr>
          <w:rFonts w:eastAsia="Calibri"/>
          <w:lang w:eastAsia="en-US" w:bidi="ar-SA"/>
        </w:rPr>
      </w:pPr>
    </w:p>
    <w:p w14:paraId="73A8B49B" w14:textId="0DFDD2F5" w:rsidR="0071441F" w:rsidRPr="003B05C9" w:rsidRDefault="0048162D" w:rsidP="00316964">
      <w:pPr>
        <w:pStyle w:val="BodyText"/>
        <w:spacing w:line="360" w:lineRule="auto"/>
        <w:ind w:right="114"/>
        <w:jc w:val="both"/>
        <w:rPr>
          <w:rFonts w:eastAsia="Calibri"/>
          <w:lang w:eastAsia="en-US" w:bidi="ar-SA"/>
        </w:rPr>
      </w:pPr>
      <w:r>
        <w:rPr>
          <w:rFonts w:eastAsia="Calibri"/>
          <w:lang w:eastAsia="en-US" w:bidi="ar-SA"/>
        </w:rPr>
        <w:lastRenderedPageBreak/>
        <w:t>S</w:t>
      </w:r>
      <w:r w:rsidR="0080194D">
        <w:rPr>
          <w:rFonts w:eastAsia="Calibri"/>
          <w:lang w:eastAsia="en-US" w:bidi="ar-SA"/>
        </w:rPr>
        <w:t>in embargo</w:t>
      </w:r>
      <w:r w:rsidR="00A05774">
        <w:rPr>
          <w:rFonts w:eastAsia="Calibri"/>
          <w:lang w:eastAsia="en-US" w:bidi="ar-SA"/>
        </w:rPr>
        <w:t xml:space="preserve">, </w:t>
      </w:r>
      <w:r w:rsidR="00930EDF" w:rsidRPr="003B05C9">
        <w:rPr>
          <w:rFonts w:eastAsia="Calibri"/>
          <w:lang w:eastAsia="en-US" w:bidi="ar-SA"/>
        </w:rPr>
        <w:t xml:space="preserve">hoy en día la industria petrolera presenta una mezcla de </w:t>
      </w:r>
      <w:r w:rsidR="00A05774">
        <w:rPr>
          <w:rFonts w:eastAsia="Calibri"/>
          <w:lang w:eastAsia="en-US" w:bidi="ar-SA"/>
        </w:rPr>
        <w:t>diversos tipos de datos</w:t>
      </w:r>
      <w:r w:rsidR="0080194D">
        <w:rPr>
          <w:rFonts w:eastAsia="Calibri"/>
          <w:lang w:eastAsia="en-US" w:bidi="ar-SA"/>
        </w:rPr>
        <w:t xml:space="preserve">, </w:t>
      </w:r>
      <w:r w:rsidR="00930EDF" w:rsidRPr="003B05C9">
        <w:rPr>
          <w:rFonts w:eastAsia="Calibri"/>
          <w:lang w:eastAsia="en-US" w:bidi="ar-SA"/>
        </w:rPr>
        <w:t>archivos res</w:t>
      </w:r>
      <w:r w:rsidR="00316964">
        <w:rPr>
          <w:rFonts w:eastAsia="Calibri"/>
          <w:lang w:eastAsia="en-US" w:bidi="ar-SA"/>
        </w:rPr>
        <w:t>úmenes y bases de datos aislados</w:t>
      </w:r>
      <w:r w:rsidR="00930EDF" w:rsidRPr="003B05C9">
        <w:rPr>
          <w:rFonts w:eastAsia="Calibri"/>
          <w:lang w:eastAsia="en-US" w:bidi="ar-SA"/>
        </w:rPr>
        <w:t xml:space="preserve"> no modulares </w:t>
      </w:r>
      <w:r w:rsidR="00316964">
        <w:rPr>
          <w:rFonts w:eastAsia="Calibri"/>
          <w:lang w:eastAsia="en-US" w:bidi="ar-SA"/>
        </w:rPr>
        <w:t>las cuales</w:t>
      </w:r>
      <w:r w:rsidR="00930EDF" w:rsidRPr="003B05C9">
        <w:rPr>
          <w:rFonts w:eastAsia="Calibri"/>
          <w:lang w:eastAsia="en-US" w:bidi="ar-SA"/>
        </w:rPr>
        <w:t xml:space="preserve"> no posee capacidad de </w:t>
      </w:r>
      <w:commentRangeStart w:id="8"/>
      <w:r w:rsidR="00930EDF" w:rsidRPr="00A960AD">
        <w:rPr>
          <w:rFonts w:eastAsia="Calibri"/>
          <w:highlight w:val="yellow"/>
          <w:lang w:eastAsia="en-US" w:bidi="ar-SA"/>
        </w:rPr>
        <w:t>personalizarlas</w:t>
      </w:r>
      <w:commentRangeEnd w:id="8"/>
      <w:r w:rsidR="00AB430D" w:rsidRPr="00A960AD">
        <w:rPr>
          <w:rStyle w:val="CommentReference"/>
          <w:rFonts w:ascii="Calibri" w:eastAsia="Calibri" w:hAnsi="Calibri" w:cs="Times New Roman"/>
          <w:highlight w:val="yellow"/>
          <w:lang w:eastAsia="en-US" w:bidi="ar-SA"/>
        </w:rPr>
        <w:commentReference w:id="8"/>
      </w:r>
      <w:r w:rsidR="00930EDF" w:rsidRPr="003B05C9">
        <w:rPr>
          <w:rFonts w:eastAsia="Calibri"/>
          <w:lang w:eastAsia="en-US" w:bidi="ar-SA"/>
        </w:rPr>
        <w:t xml:space="preserve"> sino que no se </w:t>
      </w:r>
      <w:r w:rsidR="00316964">
        <w:rPr>
          <w:rFonts w:eastAsia="Calibri"/>
          <w:lang w:eastAsia="en-US" w:bidi="ar-SA"/>
        </w:rPr>
        <w:t>relacionan entre sí</w:t>
      </w:r>
      <w:r w:rsidR="008D6BA8">
        <w:rPr>
          <w:rFonts w:eastAsia="Calibri"/>
          <w:lang w:eastAsia="en-US" w:bidi="ar-SA"/>
        </w:rPr>
        <w:t>. T</w:t>
      </w:r>
      <w:r w:rsidR="0041064D">
        <w:rPr>
          <w:rFonts w:eastAsia="Calibri"/>
          <w:lang w:eastAsia="en-US" w:bidi="ar-SA"/>
        </w:rPr>
        <w:t>odo lo antes mencionado</w:t>
      </w:r>
      <w:r w:rsidR="00930EDF" w:rsidRPr="003B05C9">
        <w:rPr>
          <w:rFonts w:eastAsia="Calibri"/>
          <w:lang w:eastAsia="en-US" w:bidi="ar-SA"/>
        </w:rPr>
        <w:t xml:space="preserve"> ocasiona que los planes de explotación</w:t>
      </w:r>
      <w:r w:rsidR="0041064D">
        <w:rPr>
          <w:rFonts w:eastAsia="Calibri"/>
          <w:lang w:eastAsia="en-US" w:bidi="ar-SA"/>
        </w:rPr>
        <w:t>,</w:t>
      </w:r>
      <w:r w:rsidR="00930EDF" w:rsidRPr="003B05C9">
        <w:rPr>
          <w:rFonts w:eastAsia="Calibri"/>
          <w:lang w:eastAsia="en-US" w:bidi="ar-SA"/>
        </w:rPr>
        <w:t xml:space="preserve"> no </w:t>
      </w:r>
      <w:r w:rsidR="00A05774">
        <w:rPr>
          <w:rFonts w:eastAsia="Calibri"/>
          <w:lang w:eastAsia="en-US" w:bidi="ar-SA"/>
        </w:rPr>
        <w:t>se modifiquen</w:t>
      </w:r>
      <w:r w:rsidR="00AB430D" w:rsidRPr="00A960AD">
        <w:rPr>
          <w:rStyle w:val="CommentReference"/>
          <w:rFonts w:ascii="Calibri" w:eastAsia="Calibri" w:hAnsi="Calibri" w:cs="Times New Roman"/>
          <w:highlight w:val="yellow"/>
          <w:lang w:eastAsia="en-US" w:bidi="ar-SA"/>
        </w:rPr>
        <w:commentReference w:id="9"/>
      </w:r>
      <w:r w:rsidR="00A05774">
        <w:rPr>
          <w:rStyle w:val="CommentReference"/>
          <w:rFonts w:ascii="Calibri" w:eastAsia="Calibri" w:hAnsi="Calibri" w:cs="Times New Roman"/>
          <w:lang w:eastAsia="en-US" w:bidi="ar-SA"/>
        </w:rPr>
        <w:commentReference w:id="10"/>
      </w:r>
      <w:r w:rsidR="00A05774">
        <w:rPr>
          <w:rFonts w:eastAsia="Calibri"/>
          <w:lang w:eastAsia="en-US" w:bidi="ar-SA"/>
        </w:rPr>
        <w:t xml:space="preserve"> </w:t>
      </w:r>
      <w:r w:rsidR="00930EDF" w:rsidRPr="003B05C9">
        <w:rPr>
          <w:rFonts w:eastAsia="Calibri"/>
          <w:lang w:eastAsia="en-US" w:bidi="ar-SA"/>
        </w:rPr>
        <w:t>tan rápido como debería</w:t>
      </w:r>
      <w:r w:rsidR="008D6BA8">
        <w:rPr>
          <w:rFonts w:eastAsia="Calibri"/>
          <w:lang w:eastAsia="en-US" w:bidi="ar-SA"/>
        </w:rPr>
        <w:t>n hacerlo y esta</w:t>
      </w:r>
      <w:r w:rsidR="00930EDF" w:rsidRPr="003B05C9">
        <w:rPr>
          <w:rFonts w:eastAsia="Calibri"/>
          <w:lang w:eastAsia="en-US" w:bidi="ar-SA"/>
        </w:rPr>
        <w:t xml:space="preserve"> es una de las principales causales </w:t>
      </w:r>
      <w:r w:rsidR="0080194D">
        <w:rPr>
          <w:rFonts w:eastAsia="Calibri"/>
          <w:lang w:eastAsia="en-US" w:bidi="ar-SA"/>
        </w:rPr>
        <w:t>de desviaciones en los compromisos de producción pautados</w:t>
      </w:r>
      <w:r w:rsidR="00930EDF" w:rsidRPr="003B05C9">
        <w:rPr>
          <w:rFonts w:eastAsia="Calibri"/>
          <w:lang w:eastAsia="en-US" w:bidi="ar-SA"/>
        </w:rPr>
        <w:t xml:space="preserve">. </w:t>
      </w:r>
    </w:p>
    <w:p w14:paraId="2A259D04" w14:textId="77777777" w:rsidR="003011C4" w:rsidRPr="003B05C9" w:rsidRDefault="003011C4" w:rsidP="002077F6">
      <w:pPr>
        <w:spacing w:after="0" w:line="360" w:lineRule="auto"/>
        <w:jc w:val="both"/>
        <w:rPr>
          <w:rFonts w:ascii="Arial" w:hAnsi="Arial" w:cs="Arial"/>
          <w:sz w:val="24"/>
          <w:szCs w:val="24"/>
        </w:rPr>
      </w:pPr>
    </w:p>
    <w:p w14:paraId="1A947224" w14:textId="1577FBE2" w:rsidR="00FF5BA9" w:rsidRDefault="00DE570F" w:rsidP="008D6BA8">
      <w:pPr>
        <w:spacing w:after="0" w:line="360" w:lineRule="auto"/>
        <w:jc w:val="both"/>
        <w:rPr>
          <w:rFonts w:ascii="Arial" w:hAnsi="Arial" w:cs="Arial"/>
          <w:sz w:val="24"/>
          <w:szCs w:val="24"/>
          <w:lang w:val="es-VE"/>
        </w:rPr>
      </w:pPr>
      <w:r>
        <w:rPr>
          <w:rFonts w:ascii="Arial" w:hAnsi="Arial" w:cs="Arial"/>
          <w:sz w:val="24"/>
          <w:szCs w:val="24"/>
        </w:rPr>
        <w:t>En este sentido l</w:t>
      </w:r>
      <w:r w:rsidR="00930EDF" w:rsidRPr="003B05C9">
        <w:rPr>
          <w:rFonts w:ascii="Arial" w:hAnsi="Arial" w:cs="Arial"/>
          <w:sz w:val="24"/>
          <w:szCs w:val="24"/>
        </w:rPr>
        <w:t xml:space="preserve">a producción se ve afectada por </w:t>
      </w:r>
      <w:r w:rsidR="001A1343" w:rsidRPr="003B05C9">
        <w:rPr>
          <w:rFonts w:ascii="Arial" w:hAnsi="Arial" w:cs="Arial"/>
          <w:sz w:val="24"/>
          <w:szCs w:val="24"/>
        </w:rPr>
        <w:t xml:space="preserve">diversos </w:t>
      </w:r>
      <w:r w:rsidR="00930EDF" w:rsidRPr="003B05C9">
        <w:rPr>
          <w:rFonts w:ascii="Arial" w:hAnsi="Arial" w:cs="Arial"/>
          <w:sz w:val="24"/>
          <w:szCs w:val="24"/>
        </w:rPr>
        <w:t xml:space="preserve">factores </w:t>
      </w:r>
      <w:r w:rsidR="00991467">
        <w:rPr>
          <w:rFonts w:ascii="Arial" w:hAnsi="Arial" w:cs="Arial"/>
          <w:sz w:val="24"/>
          <w:szCs w:val="24"/>
        </w:rPr>
        <w:t>inherentes al</w:t>
      </w:r>
      <w:r w:rsidR="00312E9E">
        <w:rPr>
          <w:rFonts w:ascii="Arial" w:hAnsi="Arial" w:cs="Arial"/>
          <w:sz w:val="24"/>
          <w:szCs w:val="24"/>
        </w:rPr>
        <w:t xml:space="preserve"> </w:t>
      </w:r>
      <w:commentRangeStart w:id="11"/>
      <w:commentRangeStart w:id="12"/>
      <w:r w:rsidR="006E32A4" w:rsidRPr="003B05C9">
        <w:rPr>
          <w:rFonts w:ascii="Arial" w:hAnsi="Arial" w:cs="Arial"/>
          <w:sz w:val="24"/>
          <w:szCs w:val="24"/>
          <w:lang w:val="es-VE"/>
        </w:rPr>
        <w:t>pozo, yacimiento</w:t>
      </w:r>
      <w:r w:rsidR="00E43320">
        <w:rPr>
          <w:rFonts w:ascii="Arial" w:hAnsi="Arial" w:cs="Arial"/>
          <w:sz w:val="24"/>
          <w:szCs w:val="24"/>
          <w:lang w:val="es-VE"/>
        </w:rPr>
        <w:t xml:space="preserve"> y </w:t>
      </w:r>
      <w:r w:rsidR="001A1343" w:rsidRPr="003B05C9">
        <w:rPr>
          <w:rFonts w:ascii="Arial" w:hAnsi="Arial" w:cs="Arial"/>
          <w:sz w:val="24"/>
          <w:szCs w:val="24"/>
          <w:lang w:val="es-VE"/>
        </w:rPr>
        <w:t>locación</w:t>
      </w:r>
      <w:r w:rsidR="008D6BA8">
        <w:rPr>
          <w:rFonts w:ascii="Arial" w:hAnsi="Arial" w:cs="Arial"/>
          <w:sz w:val="24"/>
          <w:szCs w:val="24"/>
          <w:lang w:val="es-VE"/>
        </w:rPr>
        <w:t xml:space="preserve">, entre ellos debemos </w:t>
      </w:r>
      <w:r w:rsidR="005C169D">
        <w:rPr>
          <w:rFonts w:ascii="Arial" w:hAnsi="Arial" w:cs="Arial"/>
          <w:sz w:val="24"/>
          <w:szCs w:val="24"/>
          <w:lang w:val="es-VE"/>
        </w:rPr>
        <w:t xml:space="preserve">mencionar </w:t>
      </w:r>
      <w:r w:rsidR="00E43320">
        <w:rPr>
          <w:rFonts w:ascii="Arial" w:hAnsi="Arial" w:cs="Arial"/>
          <w:sz w:val="24"/>
          <w:szCs w:val="24"/>
          <w:lang w:val="es-VE"/>
        </w:rPr>
        <w:t>fallas eléctricas, infr</w:t>
      </w:r>
      <w:r w:rsidR="005C169D">
        <w:rPr>
          <w:rFonts w:ascii="Arial" w:hAnsi="Arial" w:cs="Arial"/>
          <w:sz w:val="24"/>
          <w:szCs w:val="24"/>
          <w:lang w:val="es-VE"/>
        </w:rPr>
        <w:t xml:space="preserve">aestructura,  problemas de suministros, hurtos </w:t>
      </w:r>
      <w:commentRangeEnd w:id="11"/>
      <w:r w:rsidR="00C97D6B">
        <w:rPr>
          <w:rStyle w:val="CommentReference"/>
        </w:rPr>
        <w:commentReference w:id="11"/>
      </w:r>
      <w:commentRangeEnd w:id="12"/>
      <w:r w:rsidR="000B46D9">
        <w:rPr>
          <w:rStyle w:val="CommentReference"/>
        </w:rPr>
        <w:commentReference w:id="12"/>
      </w:r>
      <w:r w:rsidR="005C169D">
        <w:rPr>
          <w:rFonts w:ascii="Arial" w:hAnsi="Arial" w:cs="Arial"/>
          <w:sz w:val="24"/>
          <w:szCs w:val="24"/>
          <w:lang w:val="es-VE"/>
        </w:rPr>
        <w:t xml:space="preserve">y otros factores </w:t>
      </w:r>
      <w:r w:rsidR="001A1343" w:rsidRPr="003B05C9">
        <w:rPr>
          <w:rFonts w:ascii="Arial" w:hAnsi="Arial" w:cs="Arial"/>
          <w:sz w:val="24"/>
          <w:szCs w:val="24"/>
          <w:lang w:val="es-VE"/>
        </w:rPr>
        <w:t xml:space="preserve">geopolíticos, </w:t>
      </w:r>
      <w:r w:rsidR="008D6BA8">
        <w:rPr>
          <w:rFonts w:ascii="Arial" w:hAnsi="Arial" w:cs="Arial"/>
          <w:sz w:val="24"/>
          <w:szCs w:val="24"/>
          <w:lang w:val="es-VE"/>
        </w:rPr>
        <w:t>los cuales dejan como consecuencia el cambio</w:t>
      </w:r>
      <w:r w:rsidR="001A1343" w:rsidRPr="003B05C9">
        <w:rPr>
          <w:rFonts w:ascii="Arial" w:hAnsi="Arial" w:cs="Arial"/>
          <w:sz w:val="24"/>
          <w:szCs w:val="24"/>
          <w:lang w:val="es-VE"/>
        </w:rPr>
        <w:t xml:space="preserve"> de forma </w:t>
      </w:r>
      <w:r w:rsidR="009346E3" w:rsidRPr="003B05C9">
        <w:rPr>
          <w:rFonts w:ascii="Arial" w:hAnsi="Arial" w:cs="Arial"/>
          <w:sz w:val="24"/>
          <w:szCs w:val="24"/>
          <w:lang w:val="es-VE"/>
        </w:rPr>
        <w:t>drást</w:t>
      </w:r>
      <w:r w:rsidR="009346E3">
        <w:rPr>
          <w:rFonts w:ascii="Arial" w:hAnsi="Arial" w:cs="Arial"/>
          <w:sz w:val="24"/>
          <w:szCs w:val="24"/>
          <w:lang w:val="es-VE"/>
        </w:rPr>
        <w:t>i</w:t>
      </w:r>
      <w:r w:rsidR="009346E3" w:rsidRPr="003B05C9">
        <w:rPr>
          <w:rFonts w:ascii="Arial" w:hAnsi="Arial" w:cs="Arial"/>
          <w:sz w:val="24"/>
          <w:szCs w:val="24"/>
          <w:lang w:val="es-VE"/>
        </w:rPr>
        <w:t>ca</w:t>
      </w:r>
      <w:r w:rsidR="005B6B53" w:rsidRPr="003B05C9">
        <w:rPr>
          <w:rFonts w:ascii="Arial" w:hAnsi="Arial" w:cs="Arial"/>
          <w:sz w:val="24"/>
          <w:szCs w:val="24"/>
          <w:lang w:val="es-VE"/>
        </w:rPr>
        <w:t xml:space="preserve"> </w:t>
      </w:r>
      <w:r w:rsidR="008D6BA8">
        <w:rPr>
          <w:rFonts w:ascii="Arial" w:hAnsi="Arial" w:cs="Arial"/>
          <w:sz w:val="24"/>
          <w:szCs w:val="24"/>
          <w:lang w:val="es-VE"/>
        </w:rPr>
        <w:t>dentro de los planes de explotación que</w:t>
      </w:r>
      <w:r w:rsidR="001A1343" w:rsidRPr="003B05C9">
        <w:rPr>
          <w:rFonts w:ascii="Arial" w:hAnsi="Arial" w:cs="Arial"/>
          <w:sz w:val="24"/>
          <w:szCs w:val="24"/>
          <w:lang w:val="es-VE"/>
        </w:rPr>
        <w:t xml:space="preserve"> obligan a</w:t>
      </w:r>
      <w:r w:rsidR="008D6BA8">
        <w:rPr>
          <w:rFonts w:ascii="Arial" w:hAnsi="Arial" w:cs="Arial"/>
          <w:sz w:val="24"/>
          <w:szCs w:val="24"/>
          <w:lang w:val="es-VE"/>
        </w:rPr>
        <w:t xml:space="preserve"> l</w:t>
      </w:r>
      <w:r w:rsidR="008D6BA8" w:rsidRPr="003B05C9">
        <w:rPr>
          <w:rFonts w:ascii="Arial" w:hAnsi="Arial" w:cs="Arial"/>
          <w:sz w:val="24"/>
          <w:szCs w:val="24"/>
          <w:lang w:val="es-VE"/>
        </w:rPr>
        <w:t>a</w:t>
      </w:r>
      <w:r w:rsidR="008D6BA8">
        <w:rPr>
          <w:rFonts w:ascii="Arial" w:hAnsi="Arial" w:cs="Arial"/>
          <w:sz w:val="24"/>
          <w:szCs w:val="24"/>
          <w:lang w:val="es-VE"/>
        </w:rPr>
        <w:t xml:space="preserve"> gerencia</w:t>
      </w:r>
      <w:r w:rsidR="008D6BA8" w:rsidRPr="003B05C9">
        <w:rPr>
          <w:rFonts w:ascii="Arial" w:hAnsi="Arial" w:cs="Arial"/>
          <w:sz w:val="24"/>
          <w:szCs w:val="24"/>
          <w:lang w:val="es-VE"/>
        </w:rPr>
        <w:t xml:space="preserve"> y/o ingenieros de optimización</w:t>
      </w:r>
      <w:r w:rsidR="008D6BA8">
        <w:rPr>
          <w:rFonts w:ascii="Arial" w:hAnsi="Arial" w:cs="Arial"/>
          <w:sz w:val="24"/>
          <w:szCs w:val="24"/>
          <w:lang w:val="es-VE"/>
        </w:rPr>
        <w:t xml:space="preserve"> a</w:t>
      </w:r>
      <w:r w:rsidR="001A1343" w:rsidRPr="003B05C9">
        <w:rPr>
          <w:rFonts w:ascii="Arial" w:hAnsi="Arial" w:cs="Arial"/>
          <w:sz w:val="24"/>
          <w:szCs w:val="24"/>
          <w:lang w:val="es-VE"/>
        </w:rPr>
        <w:t xml:space="preserve"> requerir</w:t>
      </w:r>
      <w:r w:rsidR="005B6B53" w:rsidRPr="003B05C9">
        <w:rPr>
          <w:rFonts w:ascii="Arial" w:hAnsi="Arial" w:cs="Arial"/>
          <w:sz w:val="24"/>
          <w:szCs w:val="24"/>
          <w:lang w:val="es-VE"/>
        </w:rPr>
        <w:t xml:space="preserve"> un</w:t>
      </w:r>
      <w:r w:rsidR="001A1343" w:rsidRPr="003B05C9">
        <w:rPr>
          <w:rFonts w:ascii="Arial" w:hAnsi="Arial" w:cs="Arial"/>
          <w:sz w:val="24"/>
          <w:szCs w:val="24"/>
          <w:lang w:val="es-VE"/>
        </w:rPr>
        <w:t xml:space="preserve"> análisis de</w:t>
      </w:r>
      <w:r w:rsidR="008D6BA8">
        <w:rPr>
          <w:rFonts w:ascii="Arial" w:hAnsi="Arial" w:cs="Arial"/>
          <w:sz w:val="24"/>
          <w:szCs w:val="24"/>
          <w:lang w:val="es-VE"/>
        </w:rPr>
        <w:t xml:space="preserve"> la data </w:t>
      </w:r>
      <w:r>
        <w:rPr>
          <w:rFonts w:ascii="Arial" w:hAnsi="Arial" w:cs="Arial"/>
          <w:sz w:val="24"/>
          <w:szCs w:val="24"/>
          <w:lang w:val="es-VE"/>
        </w:rPr>
        <w:t xml:space="preserve">de forma rápida y segura </w:t>
      </w:r>
      <w:r w:rsidR="001A1343" w:rsidRPr="003B05C9">
        <w:rPr>
          <w:rFonts w:ascii="Arial" w:hAnsi="Arial" w:cs="Arial"/>
          <w:sz w:val="24"/>
          <w:szCs w:val="24"/>
          <w:lang w:val="es-VE"/>
        </w:rPr>
        <w:t>en casos críticos</w:t>
      </w:r>
      <w:r w:rsidR="008D6BA8">
        <w:rPr>
          <w:rFonts w:ascii="Arial" w:hAnsi="Arial" w:cs="Arial"/>
          <w:sz w:val="24"/>
          <w:szCs w:val="24"/>
          <w:lang w:val="es-VE"/>
        </w:rPr>
        <w:t xml:space="preserve">, deben estos </w:t>
      </w:r>
      <w:r w:rsidR="008D6BA8" w:rsidRPr="003B05C9">
        <w:rPr>
          <w:rFonts w:ascii="Arial" w:hAnsi="Arial" w:cs="Arial"/>
          <w:sz w:val="24"/>
          <w:szCs w:val="24"/>
          <w:lang w:val="es-VE"/>
        </w:rPr>
        <w:t>valorar</w:t>
      </w:r>
      <w:r w:rsidR="001A1343" w:rsidRPr="003B05C9">
        <w:rPr>
          <w:rFonts w:ascii="Arial" w:hAnsi="Arial" w:cs="Arial"/>
          <w:sz w:val="24"/>
          <w:szCs w:val="24"/>
          <w:lang w:val="es-VE"/>
        </w:rPr>
        <w:t xml:space="preserve"> de forma dinámica y constante el grado de cumplimiento de los planes de explot</w:t>
      </w:r>
      <w:r w:rsidR="005B6B53" w:rsidRPr="003B05C9">
        <w:rPr>
          <w:rFonts w:ascii="Arial" w:hAnsi="Arial" w:cs="Arial"/>
          <w:sz w:val="24"/>
          <w:szCs w:val="24"/>
          <w:lang w:val="es-VE"/>
        </w:rPr>
        <w:t xml:space="preserve">ación y/o ejecución de tareas, </w:t>
      </w:r>
      <w:r w:rsidR="008D6BA8">
        <w:rPr>
          <w:rFonts w:ascii="Arial" w:hAnsi="Arial" w:cs="Arial"/>
          <w:sz w:val="24"/>
          <w:szCs w:val="24"/>
          <w:lang w:val="es-VE"/>
        </w:rPr>
        <w:t xml:space="preserve">de donde se tienen </w:t>
      </w:r>
      <w:r w:rsidR="005C169D">
        <w:rPr>
          <w:rFonts w:ascii="Arial" w:hAnsi="Arial" w:cs="Arial"/>
          <w:sz w:val="24"/>
          <w:szCs w:val="24"/>
          <w:lang w:val="es-VE"/>
        </w:rPr>
        <w:t xml:space="preserve">múltiples fuentes </w:t>
      </w:r>
      <w:r w:rsidR="005C169D" w:rsidRPr="00B5051F">
        <w:rPr>
          <w:rFonts w:ascii="Arial" w:hAnsi="Arial" w:cs="Arial"/>
          <w:sz w:val="24"/>
          <w:szCs w:val="24"/>
          <w:lang w:val="es-VE"/>
        </w:rPr>
        <w:t xml:space="preserve">de información </w:t>
      </w:r>
      <w:r w:rsidR="00991467" w:rsidRPr="00B5051F">
        <w:rPr>
          <w:rFonts w:ascii="Arial" w:hAnsi="Arial" w:cs="Arial"/>
          <w:sz w:val="24"/>
          <w:szCs w:val="24"/>
          <w:lang w:val="es-VE"/>
        </w:rPr>
        <w:t>que</w:t>
      </w:r>
      <w:r w:rsidR="005C169D" w:rsidRPr="00B5051F">
        <w:rPr>
          <w:rFonts w:ascii="Arial" w:hAnsi="Arial" w:cs="Arial"/>
          <w:sz w:val="24"/>
          <w:szCs w:val="24"/>
          <w:lang w:val="es-VE"/>
        </w:rPr>
        <w:t xml:space="preserve"> en muchos casos no se encuentran estandarizadas para ser incorporadas a u</w:t>
      </w:r>
      <w:r w:rsidR="00991467" w:rsidRPr="00B5051F">
        <w:rPr>
          <w:rFonts w:ascii="Arial" w:hAnsi="Arial" w:cs="Arial"/>
          <w:sz w:val="24"/>
          <w:szCs w:val="24"/>
          <w:lang w:val="es-VE"/>
        </w:rPr>
        <w:t>na base de datos de forma rápida</w:t>
      </w:r>
      <w:r w:rsidR="005C169D" w:rsidRPr="00B5051F">
        <w:rPr>
          <w:rFonts w:ascii="Arial" w:hAnsi="Arial" w:cs="Arial"/>
          <w:sz w:val="24"/>
          <w:szCs w:val="24"/>
          <w:lang w:val="es-VE"/>
        </w:rPr>
        <w:t xml:space="preserve"> y esto</w:t>
      </w:r>
      <w:r w:rsidR="00312E9E" w:rsidRPr="00B5051F">
        <w:rPr>
          <w:rFonts w:ascii="Arial" w:hAnsi="Arial" w:cs="Arial"/>
          <w:sz w:val="24"/>
          <w:szCs w:val="24"/>
          <w:lang w:val="es-VE"/>
        </w:rPr>
        <w:t xml:space="preserve"> o</w:t>
      </w:r>
      <w:r w:rsidR="005C169D" w:rsidRPr="00B5051F">
        <w:rPr>
          <w:rFonts w:ascii="Arial" w:hAnsi="Arial" w:cs="Arial"/>
          <w:sz w:val="24"/>
          <w:szCs w:val="24"/>
          <w:lang w:val="es-VE"/>
        </w:rPr>
        <w:t xml:space="preserve">casiona la necesidad de disponer de </w:t>
      </w:r>
      <w:r w:rsidR="00991467" w:rsidRPr="00B5051F">
        <w:rPr>
          <w:rFonts w:ascii="Arial" w:hAnsi="Arial" w:cs="Arial"/>
          <w:sz w:val="24"/>
          <w:szCs w:val="24"/>
          <w:lang w:val="es-VE"/>
        </w:rPr>
        <w:t>recurso humano</w:t>
      </w:r>
      <w:r w:rsidR="00C97D6B" w:rsidRPr="00B5051F">
        <w:rPr>
          <w:rStyle w:val="CommentReference"/>
        </w:rPr>
        <w:commentReference w:id="13"/>
      </w:r>
      <w:r w:rsidR="00411E04" w:rsidRPr="00B5051F">
        <w:rPr>
          <w:rStyle w:val="CommentReference"/>
        </w:rPr>
        <w:commentReference w:id="14"/>
      </w:r>
      <w:r w:rsidR="00411E04" w:rsidRPr="00B5051F">
        <w:rPr>
          <w:rStyle w:val="CommentReference"/>
        </w:rPr>
        <w:commentReference w:id="15"/>
      </w:r>
      <w:r w:rsidR="00312E9E" w:rsidRPr="00B5051F">
        <w:rPr>
          <w:rFonts w:ascii="Arial" w:hAnsi="Arial" w:cs="Arial"/>
          <w:sz w:val="24"/>
          <w:szCs w:val="24"/>
        </w:rPr>
        <w:t xml:space="preserve"> </w:t>
      </w:r>
      <w:r w:rsidR="000B46D9" w:rsidRPr="00B5051F">
        <w:rPr>
          <w:rStyle w:val="CommentReference"/>
        </w:rPr>
        <w:commentReference w:id="16"/>
      </w:r>
      <w:r w:rsidR="00FA1A62" w:rsidRPr="00B5051F">
        <w:rPr>
          <w:rFonts w:ascii="Arial" w:hAnsi="Arial" w:cs="Arial"/>
          <w:sz w:val="24"/>
          <w:szCs w:val="24"/>
          <w:lang w:val="es-VE"/>
        </w:rPr>
        <w:t xml:space="preserve">que pueda cargar, analizar y evaluar la </w:t>
      </w:r>
      <w:r w:rsidR="00147367" w:rsidRPr="00B5051F">
        <w:rPr>
          <w:rFonts w:ascii="Arial" w:hAnsi="Arial" w:cs="Arial"/>
          <w:sz w:val="24"/>
          <w:szCs w:val="24"/>
          <w:lang w:val="es-VE"/>
        </w:rPr>
        <w:t>información</w:t>
      </w:r>
      <w:r w:rsidR="00FA1A62" w:rsidRPr="00B5051F">
        <w:rPr>
          <w:rFonts w:ascii="Arial" w:hAnsi="Arial" w:cs="Arial"/>
          <w:sz w:val="24"/>
          <w:szCs w:val="24"/>
          <w:lang w:val="es-VE"/>
        </w:rPr>
        <w:t xml:space="preserve"> </w:t>
      </w:r>
      <w:r w:rsidR="008D6BA8" w:rsidRPr="00B5051F">
        <w:rPr>
          <w:rFonts w:ascii="Arial" w:hAnsi="Arial" w:cs="Arial"/>
          <w:sz w:val="24"/>
          <w:szCs w:val="24"/>
          <w:lang w:val="es-VE"/>
        </w:rPr>
        <w:t>originaria</w:t>
      </w:r>
      <w:r w:rsidR="00FA1A62" w:rsidRPr="00B5051F">
        <w:rPr>
          <w:rFonts w:ascii="Arial" w:hAnsi="Arial" w:cs="Arial"/>
          <w:sz w:val="24"/>
          <w:szCs w:val="24"/>
          <w:lang w:val="es-VE"/>
        </w:rPr>
        <w:t xml:space="preserve"> de </w:t>
      </w:r>
      <w:r w:rsidR="008D6BA8" w:rsidRPr="00B5051F">
        <w:rPr>
          <w:rFonts w:ascii="Arial" w:hAnsi="Arial" w:cs="Arial"/>
          <w:sz w:val="24"/>
          <w:szCs w:val="24"/>
          <w:lang w:val="es-VE"/>
        </w:rPr>
        <w:t xml:space="preserve">los </w:t>
      </w:r>
      <w:r w:rsidR="00FA1A62" w:rsidRPr="00B5051F">
        <w:rPr>
          <w:rFonts w:ascii="Arial" w:hAnsi="Arial" w:cs="Arial"/>
          <w:sz w:val="24"/>
          <w:szCs w:val="24"/>
          <w:lang w:val="es-VE"/>
        </w:rPr>
        <w:t>reportes de</w:t>
      </w:r>
      <w:r w:rsidR="008D6BA8" w:rsidRPr="00B5051F">
        <w:rPr>
          <w:rFonts w:ascii="Arial" w:hAnsi="Arial" w:cs="Arial"/>
          <w:sz w:val="24"/>
          <w:szCs w:val="24"/>
          <w:lang w:val="es-VE"/>
        </w:rPr>
        <w:t xml:space="preserve"> </w:t>
      </w:r>
      <w:r w:rsidR="00FA1A62" w:rsidRPr="00B5051F">
        <w:rPr>
          <w:rFonts w:ascii="Arial" w:hAnsi="Arial" w:cs="Arial"/>
          <w:sz w:val="24"/>
          <w:szCs w:val="24"/>
          <w:lang w:val="es-VE"/>
        </w:rPr>
        <w:t xml:space="preserve">campo, </w:t>
      </w:r>
      <w:r w:rsidR="008D6BA8" w:rsidRPr="00B5051F">
        <w:rPr>
          <w:rFonts w:ascii="Arial" w:hAnsi="Arial" w:cs="Arial"/>
          <w:sz w:val="24"/>
          <w:szCs w:val="24"/>
          <w:lang w:val="es-VE"/>
        </w:rPr>
        <w:t>de las</w:t>
      </w:r>
      <w:r w:rsidR="008D6BA8">
        <w:rPr>
          <w:rFonts w:ascii="Arial" w:hAnsi="Arial" w:cs="Arial"/>
          <w:sz w:val="24"/>
          <w:szCs w:val="24"/>
          <w:lang w:val="es-VE"/>
        </w:rPr>
        <w:t xml:space="preserve"> </w:t>
      </w:r>
      <w:r w:rsidR="00FA1A62" w:rsidRPr="003B05C9">
        <w:rPr>
          <w:rFonts w:ascii="Arial" w:hAnsi="Arial" w:cs="Arial"/>
          <w:sz w:val="24"/>
          <w:szCs w:val="24"/>
          <w:lang w:val="es-VE"/>
        </w:rPr>
        <w:t xml:space="preserve">pruebas de producción, </w:t>
      </w:r>
      <w:r w:rsidR="008D6BA8">
        <w:rPr>
          <w:rFonts w:ascii="Arial" w:hAnsi="Arial" w:cs="Arial"/>
          <w:sz w:val="24"/>
          <w:szCs w:val="24"/>
          <w:lang w:val="es-VE"/>
        </w:rPr>
        <w:t xml:space="preserve">de las </w:t>
      </w:r>
      <w:r w:rsidR="00FA1A62" w:rsidRPr="003B05C9">
        <w:rPr>
          <w:rFonts w:ascii="Arial" w:hAnsi="Arial" w:cs="Arial"/>
          <w:sz w:val="24"/>
          <w:szCs w:val="24"/>
          <w:lang w:val="es-VE"/>
        </w:rPr>
        <w:t>pruebas de pozos</w:t>
      </w:r>
      <w:r w:rsidR="008D6BA8">
        <w:rPr>
          <w:rFonts w:ascii="Arial" w:hAnsi="Arial" w:cs="Arial"/>
          <w:sz w:val="24"/>
          <w:szCs w:val="24"/>
          <w:lang w:val="es-VE"/>
        </w:rPr>
        <w:t xml:space="preserve">, </w:t>
      </w:r>
      <w:r w:rsidR="00991467">
        <w:rPr>
          <w:rFonts w:ascii="Arial" w:hAnsi="Arial" w:cs="Arial"/>
          <w:sz w:val="24"/>
          <w:szCs w:val="24"/>
          <w:lang w:val="es-VE"/>
        </w:rPr>
        <w:t xml:space="preserve">entre otros tipos de perfiles; </w:t>
      </w:r>
      <w:r w:rsidR="00F7043C">
        <w:rPr>
          <w:rFonts w:ascii="Arial" w:hAnsi="Arial" w:cs="Arial"/>
          <w:sz w:val="24"/>
          <w:szCs w:val="24"/>
          <w:lang w:val="es-VE"/>
        </w:rPr>
        <w:t xml:space="preserve">dejando como consecuencia que </w:t>
      </w:r>
      <w:r w:rsidR="00FA1A62" w:rsidRPr="003B05C9">
        <w:rPr>
          <w:rFonts w:ascii="Arial" w:hAnsi="Arial" w:cs="Arial"/>
          <w:sz w:val="24"/>
          <w:szCs w:val="24"/>
          <w:lang w:val="es-VE"/>
        </w:rPr>
        <w:t>muchas veces un resumen a</w:t>
      </w:r>
      <w:r w:rsidR="00F7043C">
        <w:rPr>
          <w:rFonts w:ascii="Arial" w:hAnsi="Arial" w:cs="Arial"/>
          <w:sz w:val="24"/>
          <w:szCs w:val="24"/>
          <w:lang w:val="es-VE"/>
        </w:rPr>
        <w:t>ctualizado puede demorar horas e incluso días en generarse viéndose</w:t>
      </w:r>
      <w:r w:rsidR="00FA1A62" w:rsidRPr="003B05C9">
        <w:rPr>
          <w:rFonts w:ascii="Arial" w:hAnsi="Arial" w:cs="Arial"/>
          <w:sz w:val="24"/>
          <w:szCs w:val="24"/>
          <w:lang w:val="es-VE"/>
        </w:rPr>
        <w:t xml:space="preserve"> influenciado por</w:t>
      </w:r>
      <w:r w:rsidR="00312E9E">
        <w:rPr>
          <w:rFonts w:ascii="Arial" w:hAnsi="Arial" w:cs="Arial"/>
          <w:sz w:val="24"/>
          <w:szCs w:val="24"/>
          <w:lang w:val="es-VE"/>
        </w:rPr>
        <w:t xml:space="preserve"> </w:t>
      </w:r>
      <w:r w:rsidR="007600BC">
        <w:rPr>
          <w:rFonts w:ascii="Arial" w:hAnsi="Arial" w:cs="Arial"/>
          <w:sz w:val="24"/>
          <w:szCs w:val="24"/>
          <w:lang w:val="es-VE"/>
        </w:rPr>
        <w:t xml:space="preserve">factores </w:t>
      </w:r>
      <w:r w:rsidR="00FA1A62" w:rsidRPr="003B05C9">
        <w:rPr>
          <w:rFonts w:ascii="Arial" w:hAnsi="Arial" w:cs="Arial"/>
          <w:sz w:val="24"/>
          <w:szCs w:val="24"/>
          <w:lang w:val="es-VE"/>
        </w:rPr>
        <w:t>humanos.</w:t>
      </w:r>
    </w:p>
    <w:p w14:paraId="17D4CDED" w14:textId="77777777" w:rsidR="00F7043C" w:rsidRDefault="00F7043C" w:rsidP="00F7043C">
      <w:pPr>
        <w:spacing w:after="0" w:line="360" w:lineRule="auto"/>
        <w:jc w:val="both"/>
        <w:rPr>
          <w:rFonts w:ascii="Arial" w:hAnsi="Arial" w:cs="Arial"/>
          <w:sz w:val="24"/>
          <w:szCs w:val="24"/>
          <w:lang w:val="es-VE"/>
        </w:rPr>
      </w:pPr>
    </w:p>
    <w:p w14:paraId="0308D200" w14:textId="4D5F1CE6" w:rsidR="007600BC" w:rsidRDefault="00F7043C" w:rsidP="00F7043C">
      <w:pPr>
        <w:spacing w:after="0" w:line="360" w:lineRule="auto"/>
        <w:jc w:val="both"/>
        <w:rPr>
          <w:rFonts w:ascii="Arial" w:hAnsi="Arial" w:cs="Arial"/>
          <w:sz w:val="24"/>
          <w:szCs w:val="24"/>
        </w:rPr>
      </w:pPr>
      <w:r>
        <w:rPr>
          <w:rFonts w:ascii="Arial" w:hAnsi="Arial" w:cs="Arial"/>
          <w:sz w:val="24"/>
          <w:szCs w:val="24"/>
        </w:rPr>
        <w:t xml:space="preserve">De lo antes expuesto, es necesario </w:t>
      </w:r>
      <w:r w:rsidR="00FA1A62" w:rsidRPr="003B05C9">
        <w:rPr>
          <w:rFonts w:ascii="Arial" w:hAnsi="Arial" w:cs="Arial"/>
          <w:sz w:val="24"/>
          <w:szCs w:val="24"/>
        </w:rPr>
        <w:t xml:space="preserve">mencionar que la industria petrolera </w:t>
      </w:r>
      <w:r w:rsidR="009346E3">
        <w:rPr>
          <w:rFonts w:ascii="Arial" w:hAnsi="Arial" w:cs="Arial"/>
          <w:sz w:val="24"/>
          <w:szCs w:val="24"/>
        </w:rPr>
        <w:t>en Venezuela se</w:t>
      </w:r>
      <w:r w:rsidR="00FA1A62" w:rsidRPr="003B05C9">
        <w:rPr>
          <w:rFonts w:ascii="Arial" w:hAnsi="Arial" w:cs="Arial"/>
          <w:sz w:val="24"/>
          <w:szCs w:val="24"/>
        </w:rPr>
        <w:t xml:space="preserve"> ha quedado en el pasado</w:t>
      </w:r>
      <w:r w:rsidR="00EC76B8">
        <w:rPr>
          <w:rFonts w:ascii="Arial" w:hAnsi="Arial" w:cs="Arial"/>
          <w:sz w:val="24"/>
          <w:szCs w:val="24"/>
        </w:rPr>
        <w:t>,</w:t>
      </w:r>
      <w:r w:rsidR="00FA1A62" w:rsidRPr="003B05C9">
        <w:rPr>
          <w:rFonts w:ascii="Arial" w:hAnsi="Arial" w:cs="Arial"/>
          <w:sz w:val="24"/>
          <w:szCs w:val="24"/>
        </w:rPr>
        <w:t xml:space="preserve"> </w:t>
      </w:r>
      <w:r w:rsidR="007600BC">
        <w:rPr>
          <w:rFonts w:ascii="Arial" w:hAnsi="Arial" w:cs="Arial"/>
          <w:sz w:val="24"/>
          <w:szCs w:val="24"/>
        </w:rPr>
        <w:t xml:space="preserve">debido a </w:t>
      </w:r>
      <w:r w:rsidR="00FA1A62" w:rsidRPr="003B05C9">
        <w:rPr>
          <w:rFonts w:ascii="Arial" w:hAnsi="Arial" w:cs="Arial"/>
          <w:sz w:val="24"/>
          <w:szCs w:val="24"/>
        </w:rPr>
        <w:t>una evo</w:t>
      </w:r>
      <w:r w:rsidR="007600BC">
        <w:rPr>
          <w:rFonts w:ascii="Arial" w:hAnsi="Arial" w:cs="Arial"/>
          <w:sz w:val="24"/>
          <w:szCs w:val="24"/>
        </w:rPr>
        <w:t>lución muy lenta en materia de gestión de base de datos</w:t>
      </w:r>
      <w:r w:rsidR="009346E3">
        <w:rPr>
          <w:rFonts w:ascii="Arial" w:hAnsi="Arial" w:cs="Arial"/>
          <w:sz w:val="24"/>
          <w:szCs w:val="24"/>
        </w:rPr>
        <w:t>,</w:t>
      </w:r>
      <w:r w:rsidR="007600BC">
        <w:rPr>
          <w:rFonts w:ascii="Arial" w:hAnsi="Arial" w:cs="Arial"/>
          <w:sz w:val="24"/>
          <w:szCs w:val="24"/>
        </w:rPr>
        <w:t xml:space="preserve"> basados en patrones y metodologías modern</w:t>
      </w:r>
      <w:r w:rsidR="00B111E8">
        <w:rPr>
          <w:rFonts w:ascii="Arial" w:hAnsi="Arial" w:cs="Arial"/>
          <w:sz w:val="24"/>
          <w:szCs w:val="24"/>
        </w:rPr>
        <w:t xml:space="preserve">as del área de la programación, se </w:t>
      </w:r>
      <w:r w:rsidR="007600BC">
        <w:rPr>
          <w:rFonts w:ascii="Arial" w:hAnsi="Arial" w:cs="Arial"/>
          <w:sz w:val="24"/>
          <w:szCs w:val="24"/>
        </w:rPr>
        <w:t>puede mencionar como la mayoría de ingenieros posee</w:t>
      </w:r>
      <w:r w:rsidR="00B111E8">
        <w:rPr>
          <w:rFonts w:ascii="Arial" w:hAnsi="Arial" w:cs="Arial"/>
          <w:sz w:val="24"/>
          <w:szCs w:val="24"/>
        </w:rPr>
        <w:t>n</w:t>
      </w:r>
      <w:r w:rsidR="007600BC">
        <w:rPr>
          <w:rFonts w:ascii="Arial" w:hAnsi="Arial" w:cs="Arial"/>
          <w:sz w:val="24"/>
          <w:szCs w:val="24"/>
        </w:rPr>
        <w:t xml:space="preserve"> un gran volumen de datos en </w:t>
      </w:r>
      <w:r w:rsidR="00B111E8">
        <w:rPr>
          <w:rFonts w:ascii="Arial" w:hAnsi="Arial" w:cs="Arial"/>
          <w:sz w:val="24"/>
          <w:szCs w:val="24"/>
        </w:rPr>
        <w:t xml:space="preserve">formato Microsoft </w:t>
      </w:r>
      <w:r w:rsidR="007600BC">
        <w:rPr>
          <w:rFonts w:ascii="Arial" w:hAnsi="Arial" w:cs="Arial"/>
          <w:sz w:val="24"/>
          <w:szCs w:val="24"/>
        </w:rPr>
        <w:t>Excel</w:t>
      </w:r>
      <w:r w:rsidR="001425C0">
        <w:rPr>
          <w:rFonts w:ascii="Arial" w:hAnsi="Arial" w:cs="Arial"/>
          <w:sz w:val="24"/>
          <w:szCs w:val="24"/>
        </w:rPr>
        <w:t>,</w:t>
      </w:r>
      <w:r w:rsidR="007600BC">
        <w:rPr>
          <w:rFonts w:ascii="Arial" w:hAnsi="Arial" w:cs="Arial"/>
          <w:sz w:val="24"/>
          <w:szCs w:val="24"/>
        </w:rPr>
        <w:t xml:space="preserve"> </w:t>
      </w:r>
      <w:r w:rsidR="00B111E8">
        <w:rPr>
          <w:rFonts w:ascii="Arial" w:hAnsi="Arial" w:cs="Arial"/>
          <w:sz w:val="24"/>
          <w:szCs w:val="24"/>
        </w:rPr>
        <w:t>que no están interconectados</w:t>
      </w:r>
      <w:r w:rsidR="007600BC">
        <w:rPr>
          <w:rFonts w:ascii="Arial" w:hAnsi="Arial" w:cs="Arial"/>
          <w:sz w:val="24"/>
          <w:szCs w:val="24"/>
        </w:rPr>
        <w:t xml:space="preserve"> y los motores de datos más avanzados llegan a servidores antiguos de Sql-server / Access, en ambientes des</w:t>
      </w:r>
      <w:r w:rsidR="00B111E8">
        <w:rPr>
          <w:rFonts w:ascii="Arial" w:hAnsi="Arial" w:cs="Arial"/>
          <w:sz w:val="24"/>
          <w:szCs w:val="24"/>
        </w:rPr>
        <w:t xml:space="preserve">ktop y bajo lenguajes C, VB.net, </w:t>
      </w:r>
      <w:r>
        <w:rPr>
          <w:rFonts w:ascii="Arial" w:hAnsi="Arial" w:cs="Arial"/>
          <w:sz w:val="24"/>
          <w:szCs w:val="24"/>
        </w:rPr>
        <w:t xml:space="preserve">los cuales </w:t>
      </w:r>
      <w:r w:rsidR="007600BC">
        <w:rPr>
          <w:rFonts w:ascii="Arial" w:hAnsi="Arial" w:cs="Arial"/>
          <w:sz w:val="24"/>
          <w:szCs w:val="24"/>
        </w:rPr>
        <w:t>no</w:t>
      </w:r>
      <w:r>
        <w:rPr>
          <w:rFonts w:ascii="Arial" w:hAnsi="Arial" w:cs="Arial"/>
          <w:sz w:val="24"/>
          <w:szCs w:val="24"/>
        </w:rPr>
        <w:t xml:space="preserve"> se encuentran</w:t>
      </w:r>
      <w:r w:rsidR="007600BC">
        <w:rPr>
          <w:rFonts w:ascii="Arial" w:hAnsi="Arial" w:cs="Arial"/>
          <w:sz w:val="24"/>
          <w:szCs w:val="24"/>
        </w:rPr>
        <w:t xml:space="preserve"> </w:t>
      </w:r>
      <w:r>
        <w:rPr>
          <w:rFonts w:ascii="Arial" w:hAnsi="Arial" w:cs="Arial"/>
          <w:sz w:val="24"/>
          <w:szCs w:val="24"/>
        </w:rPr>
        <w:t>sistematizados</w:t>
      </w:r>
      <w:r w:rsidR="00FF5BA9">
        <w:rPr>
          <w:rFonts w:ascii="Arial" w:hAnsi="Arial" w:cs="Arial"/>
          <w:sz w:val="24"/>
          <w:szCs w:val="24"/>
        </w:rPr>
        <w:t xml:space="preserve"> a la</w:t>
      </w:r>
      <w:r>
        <w:rPr>
          <w:rFonts w:ascii="Arial" w:hAnsi="Arial" w:cs="Arial"/>
          <w:sz w:val="24"/>
          <w:szCs w:val="24"/>
        </w:rPr>
        <w:t>s</w:t>
      </w:r>
      <w:r w:rsidR="00FF5BA9">
        <w:rPr>
          <w:rFonts w:ascii="Arial" w:hAnsi="Arial" w:cs="Arial"/>
          <w:sz w:val="24"/>
          <w:szCs w:val="24"/>
        </w:rPr>
        <w:t xml:space="preserve"> nuevas tendencias</w:t>
      </w:r>
      <w:r>
        <w:rPr>
          <w:rFonts w:ascii="Arial" w:hAnsi="Arial" w:cs="Arial"/>
          <w:sz w:val="24"/>
          <w:szCs w:val="24"/>
        </w:rPr>
        <w:t xml:space="preserve">, y </w:t>
      </w:r>
      <w:r w:rsidR="00FF5BA9">
        <w:rPr>
          <w:rFonts w:ascii="Arial" w:hAnsi="Arial" w:cs="Arial"/>
          <w:sz w:val="24"/>
          <w:szCs w:val="24"/>
        </w:rPr>
        <w:t xml:space="preserve">es </w:t>
      </w:r>
      <w:r>
        <w:rPr>
          <w:rFonts w:ascii="Arial" w:hAnsi="Arial" w:cs="Arial"/>
          <w:sz w:val="24"/>
          <w:szCs w:val="24"/>
        </w:rPr>
        <w:t>por ello</w:t>
      </w:r>
      <w:r w:rsidR="007600BC">
        <w:rPr>
          <w:rFonts w:ascii="Arial" w:hAnsi="Arial" w:cs="Arial"/>
          <w:sz w:val="24"/>
          <w:szCs w:val="24"/>
        </w:rPr>
        <w:t xml:space="preserve"> que muchos pr</w:t>
      </w:r>
      <w:r>
        <w:rPr>
          <w:rFonts w:ascii="Arial" w:hAnsi="Arial" w:cs="Arial"/>
          <w:sz w:val="24"/>
          <w:szCs w:val="24"/>
        </w:rPr>
        <w:t>ogramas actualmente presentan</w:t>
      </w:r>
      <w:r w:rsidR="007600BC">
        <w:rPr>
          <w:rFonts w:ascii="Arial" w:hAnsi="Arial" w:cs="Arial"/>
          <w:sz w:val="24"/>
          <w:szCs w:val="24"/>
        </w:rPr>
        <w:t xml:space="preserve"> errores con versiones moderna</w:t>
      </w:r>
      <w:r w:rsidR="00FF5BA9">
        <w:rPr>
          <w:rFonts w:ascii="Arial" w:hAnsi="Arial" w:cs="Arial"/>
          <w:sz w:val="24"/>
          <w:szCs w:val="24"/>
        </w:rPr>
        <w:t xml:space="preserve">s de Windows tales como 8 o </w:t>
      </w:r>
      <w:r w:rsidR="00B111E8">
        <w:rPr>
          <w:rFonts w:ascii="Arial" w:hAnsi="Arial" w:cs="Arial"/>
          <w:sz w:val="24"/>
          <w:szCs w:val="24"/>
        </w:rPr>
        <w:t>10</w:t>
      </w:r>
      <w:r>
        <w:rPr>
          <w:rFonts w:ascii="Arial" w:hAnsi="Arial" w:cs="Arial"/>
          <w:sz w:val="24"/>
          <w:szCs w:val="24"/>
        </w:rPr>
        <w:t xml:space="preserve">. </w:t>
      </w:r>
      <w:r w:rsidR="00B111E8">
        <w:rPr>
          <w:rFonts w:ascii="Arial" w:hAnsi="Arial" w:cs="Arial"/>
          <w:sz w:val="24"/>
          <w:szCs w:val="24"/>
        </w:rPr>
        <w:lastRenderedPageBreak/>
        <w:t xml:space="preserve">Lo antes expuesto nos deja como resultado que para la industria petrolera en Venezuela, es </w:t>
      </w:r>
      <w:r w:rsidR="00FA1A62" w:rsidRPr="003B05C9">
        <w:rPr>
          <w:rFonts w:ascii="Arial" w:hAnsi="Arial" w:cs="Arial"/>
          <w:sz w:val="24"/>
          <w:szCs w:val="24"/>
        </w:rPr>
        <w:t>necesario plantear las base</w:t>
      </w:r>
      <w:r w:rsidR="00EC76B8">
        <w:rPr>
          <w:rFonts w:ascii="Arial" w:hAnsi="Arial" w:cs="Arial"/>
          <w:sz w:val="24"/>
          <w:szCs w:val="24"/>
        </w:rPr>
        <w:t>s</w:t>
      </w:r>
      <w:r w:rsidR="00FA1A62" w:rsidRPr="003B05C9">
        <w:rPr>
          <w:rFonts w:ascii="Arial" w:hAnsi="Arial" w:cs="Arial"/>
          <w:sz w:val="24"/>
          <w:szCs w:val="24"/>
        </w:rPr>
        <w:t xml:space="preserve"> de un integrado</w:t>
      </w:r>
      <w:r w:rsidR="00147367" w:rsidRPr="003B05C9">
        <w:rPr>
          <w:rFonts w:ascii="Arial" w:hAnsi="Arial" w:cs="Arial"/>
          <w:sz w:val="24"/>
          <w:szCs w:val="24"/>
        </w:rPr>
        <w:t>r</w:t>
      </w:r>
      <w:r w:rsidR="00FA1A62" w:rsidRPr="003B05C9">
        <w:rPr>
          <w:rFonts w:ascii="Arial" w:hAnsi="Arial" w:cs="Arial"/>
          <w:sz w:val="24"/>
          <w:szCs w:val="24"/>
        </w:rPr>
        <w:t xml:space="preserve"> de datos que permita servir de fundamentos para incorporar metodologías </w:t>
      </w:r>
      <w:r w:rsidR="007600BC">
        <w:rPr>
          <w:rFonts w:ascii="Arial" w:hAnsi="Arial" w:cs="Arial"/>
          <w:sz w:val="24"/>
          <w:szCs w:val="24"/>
        </w:rPr>
        <w:t xml:space="preserve">modernas </w:t>
      </w:r>
      <w:r w:rsidR="00FA1A62" w:rsidRPr="003B05C9">
        <w:rPr>
          <w:rFonts w:ascii="Arial" w:hAnsi="Arial" w:cs="Arial"/>
          <w:sz w:val="24"/>
          <w:szCs w:val="24"/>
        </w:rPr>
        <w:t>qu</w:t>
      </w:r>
      <w:r w:rsidR="00DD7B5A">
        <w:rPr>
          <w:rFonts w:ascii="Arial" w:hAnsi="Arial" w:cs="Arial"/>
          <w:sz w:val="24"/>
          <w:szCs w:val="24"/>
        </w:rPr>
        <w:t xml:space="preserve">e </w:t>
      </w:r>
      <w:r w:rsidR="003601FC">
        <w:rPr>
          <w:rFonts w:ascii="Arial" w:hAnsi="Arial" w:cs="Arial"/>
          <w:sz w:val="24"/>
          <w:szCs w:val="24"/>
        </w:rPr>
        <w:t xml:space="preserve">puedan llegar a un sistema  de </w:t>
      </w:r>
      <w:r w:rsidR="00FA1A62" w:rsidRPr="00DD7B5A">
        <w:rPr>
          <w:rFonts w:ascii="Arial" w:hAnsi="Arial" w:cs="Arial"/>
          <w:i/>
          <w:sz w:val="24"/>
          <w:szCs w:val="24"/>
        </w:rPr>
        <w:t>Machine Learning</w:t>
      </w:r>
      <w:r w:rsidR="007600BC">
        <w:rPr>
          <w:rFonts w:ascii="Arial" w:hAnsi="Arial" w:cs="Arial"/>
          <w:sz w:val="24"/>
          <w:szCs w:val="24"/>
        </w:rPr>
        <w:t>.</w:t>
      </w:r>
    </w:p>
    <w:p w14:paraId="472C9523" w14:textId="77777777" w:rsidR="00B111E8" w:rsidRPr="00B111E8" w:rsidRDefault="00B111E8" w:rsidP="00F7043C">
      <w:pPr>
        <w:spacing w:after="0" w:line="360" w:lineRule="auto"/>
        <w:jc w:val="both"/>
        <w:rPr>
          <w:rFonts w:ascii="Arial" w:hAnsi="Arial" w:cs="Arial"/>
          <w:sz w:val="24"/>
          <w:szCs w:val="24"/>
        </w:rPr>
      </w:pPr>
    </w:p>
    <w:p w14:paraId="1C2FC18E" w14:textId="77777777" w:rsidR="00194206" w:rsidRDefault="007600BC" w:rsidP="00B111E8">
      <w:pPr>
        <w:spacing w:line="360" w:lineRule="auto"/>
        <w:jc w:val="both"/>
        <w:rPr>
          <w:rFonts w:ascii="Arial" w:hAnsi="Arial" w:cs="Arial"/>
          <w:sz w:val="24"/>
          <w:szCs w:val="24"/>
        </w:rPr>
      </w:pPr>
      <w:r>
        <w:rPr>
          <w:rFonts w:ascii="Arial" w:hAnsi="Arial" w:cs="Arial"/>
          <w:sz w:val="24"/>
          <w:szCs w:val="24"/>
        </w:rPr>
        <w:t>E</w:t>
      </w:r>
      <w:r w:rsidR="00FA1A62" w:rsidRPr="003B05C9">
        <w:rPr>
          <w:rFonts w:ascii="Arial" w:hAnsi="Arial" w:cs="Arial"/>
          <w:sz w:val="24"/>
          <w:szCs w:val="24"/>
        </w:rPr>
        <w:t>n base a lo anterior s</w:t>
      </w:r>
      <w:r w:rsidR="003601FC">
        <w:rPr>
          <w:rFonts w:ascii="Arial" w:hAnsi="Arial" w:cs="Arial"/>
          <w:sz w:val="24"/>
          <w:szCs w:val="24"/>
        </w:rPr>
        <w:t>e formula la siguiente pregunta:</w:t>
      </w:r>
    </w:p>
    <w:p w14:paraId="7402CF9F" w14:textId="243D118C" w:rsidR="003601FC" w:rsidRPr="00C55910" w:rsidRDefault="003601FC" w:rsidP="002077F6">
      <w:pPr>
        <w:spacing w:line="360" w:lineRule="auto"/>
        <w:ind w:firstLine="357"/>
        <w:jc w:val="both"/>
        <w:rPr>
          <w:rFonts w:ascii="Arial" w:hAnsi="Arial" w:cs="Arial"/>
          <w:sz w:val="24"/>
          <w:szCs w:val="24"/>
        </w:rPr>
      </w:pPr>
      <w:r>
        <w:rPr>
          <w:rFonts w:ascii="Arial" w:hAnsi="Arial" w:cs="Arial"/>
          <w:sz w:val="24"/>
          <w:szCs w:val="24"/>
        </w:rPr>
        <w:t xml:space="preserve"> ¿Será f</w:t>
      </w:r>
      <w:r w:rsidR="00FA1A62" w:rsidRPr="003B05C9">
        <w:rPr>
          <w:rFonts w:ascii="Arial" w:hAnsi="Arial" w:cs="Arial"/>
          <w:sz w:val="24"/>
          <w:szCs w:val="24"/>
        </w:rPr>
        <w:t xml:space="preserve">actible desarrollar </w:t>
      </w:r>
      <w:r w:rsidR="00AC7D20" w:rsidRPr="003B05C9">
        <w:rPr>
          <w:rFonts w:ascii="Arial" w:hAnsi="Arial" w:cs="Arial"/>
          <w:sz w:val="24"/>
          <w:szCs w:val="24"/>
        </w:rPr>
        <w:t>una metodología que sea capaz de integrar la información en b</w:t>
      </w:r>
      <w:r>
        <w:rPr>
          <w:rFonts w:ascii="Arial" w:hAnsi="Arial" w:cs="Arial"/>
          <w:sz w:val="24"/>
          <w:szCs w:val="24"/>
        </w:rPr>
        <w:t xml:space="preserve">ase a las nuevas tendencias de </w:t>
      </w:r>
      <w:r w:rsidR="007600BC" w:rsidRPr="003601FC">
        <w:rPr>
          <w:rFonts w:ascii="Arial" w:hAnsi="Arial" w:cs="Arial"/>
          <w:i/>
          <w:sz w:val="24"/>
          <w:szCs w:val="24"/>
        </w:rPr>
        <w:t>Data Analytics</w:t>
      </w:r>
      <w:r w:rsidR="00AC7D20" w:rsidRPr="003B05C9">
        <w:rPr>
          <w:rFonts w:ascii="Arial" w:hAnsi="Arial" w:cs="Arial"/>
          <w:sz w:val="24"/>
          <w:szCs w:val="24"/>
        </w:rPr>
        <w:t xml:space="preserve"> para campos Petrolíferos</w:t>
      </w:r>
      <w:r w:rsidR="00B111E8">
        <w:rPr>
          <w:rFonts w:ascii="Arial" w:hAnsi="Arial" w:cs="Arial"/>
          <w:sz w:val="24"/>
          <w:szCs w:val="24"/>
        </w:rPr>
        <w:t>?</w:t>
      </w:r>
    </w:p>
    <w:p w14:paraId="2AE3EAA5" w14:textId="18F06BC5" w:rsidR="003011C4" w:rsidRPr="004F1746" w:rsidRDefault="003011C4" w:rsidP="002077F6">
      <w:pPr>
        <w:pStyle w:val="ListParagraph"/>
        <w:numPr>
          <w:ilvl w:val="1"/>
          <w:numId w:val="5"/>
        </w:numPr>
        <w:spacing w:after="0" w:line="360" w:lineRule="auto"/>
        <w:jc w:val="both"/>
        <w:outlineLvl w:val="0"/>
        <w:rPr>
          <w:rFonts w:ascii="Arial" w:hAnsi="Arial" w:cs="Arial"/>
          <w:b/>
          <w:sz w:val="24"/>
          <w:szCs w:val="24"/>
        </w:rPr>
      </w:pPr>
      <w:bookmarkStart w:id="17" w:name="_Toc516404802"/>
      <w:r w:rsidRPr="004F1746">
        <w:rPr>
          <w:rFonts w:ascii="Arial" w:hAnsi="Arial" w:cs="Arial"/>
          <w:b/>
          <w:sz w:val="24"/>
          <w:szCs w:val="24"/>
        </w:rPr>
        <w:t>Objetivos de la investigación</w:t>
      </w:r>
      <w:bookmarkEnd w:id="17"/>
    </w:p>
    <w:p w14:paraId="04AD745E" w14:textId="77777777" w:rsidR="003011C4" w:rsidRPr="004F1746" w:rsidRDefault="003011C4" w:rsidP="002077F6">
      <w:pPr>
        <w:pStyle w:val="ListParagraph"/>
        <w:spacing w:after="0" w:line="360" w:lineRule="auto"/>
        <w:ind w:left="357"/>
        <w:jc w:val="both"/>
        <w:rPr>
          <w:rFonts w:ascii="Arial" w:hAnsi="Arial" w:cs="Arial"/>
          <w:b/>
          <w:sz w:val="24"/>
          <w:szCs w:val="24"/>
        </w:rPr>
      </w:pPr>
    </w:p>
    <w:p w14:paraId="0D55E503" w14:textId="77777777" w:rsidR="003011C4" w:rsidRPr="004F1746" w:rsidRDefault="003011C4" w:rsidP="002077F6">
      <w:pPr>
        <w:pStyle w:val="ListParagraph"/>
        <w:numPr>
          <w:ilvl w:val="2"/>
          <w:numId w:val="5"/>
        </w:numPr>
        <w:spacing w:after="0" w:line="360" w:lineRule="auto"/>
        <w:jc w:val="both"/>
        <w:outlineLvl w:val="1"/>
        <w:rPr>
          <w:rFonts w:ascii="Arial" w:hAnsi="Arial" w:cs="Arial"/>
          <w:b/>
          <w:sz w:val="24"/>
          <w:szCs w:val="24"/>
        </w:rPr>
      </w:pPr>
      <w:bookmarkStart w:id="18" w:name="_Toc516404803"/>
      <w:r w:rsidRPr="004F1746">
        <w:rPr>
          <w:rFonts w:ascii="Arial" w:hAnsi="Arial" w:cs="Arial"/>
          <w:b/>
          <w:sz w:val="24"/>
          <w:szCs w:val="24"/>
        </w:rPr>
        <w:t>Objetivo general de la investigación</w:t>
      </w:r>
      <w:bookmarkEnd w:id="18"/>
    </w:p>
    <w:p w14:paraId="333F53AC" w14:textId="77777777" w:rsidR="003011C4" w:rsidRDefault="003011C4" w:rsidP="002077F6">
      <w:pPr>
        <w:tabs>
          <w:tab w:val="left" w:pos="5828"/>
        </w:tabs>
        <w:spacing w:line="360" w:lineRule="auto"/>
        <w:jc w:val="both"/>
        <w:rPr>
          <w:rFonts w:ascii="Arial" w:hAnsi="Arial" w:cs="Arial"/>
          <w:b/>
          <w:sz w:val="24"/>
          <w:szCs w:val="24"/>
        </w:rPr>
      </w:pPr>
    </w:p>
    <w:p w14:paraId="24FD14C2" w14:textId="55D6EC58" w:rsidR="00A77A11" w:rsidRDefault="003011C4" w:rsidP="002077F6">
      <w:pPr>
        <w:tabs>
          <w:tab w:val="left" w:pos="5828"/>
        </w:tabs>
        <w:spacing w:line="360" w:lineRule="auto"/>
        <w:jc w:val="both"/>
        <w:rPr>
          <w:rFonts w:ascii="Arial" w:hAnsi="Arial" w:cs="Arial"/>
          <w:sz w:val="24"/>
          <w:szCs w:val="24"/>
        </w:rPr>
      </w:pPr>
      <w:r w:rsidRPr="004214CD">
        <w:rPr>
          <w:rFonts w:ascii="Arial" w:hAnsi="Arial" w:cs="Arial"/>
          <w:sz w:val="24"/>
          <w:szCs w:val="24"/>
        </w:rPr>
        <w:t xml:space="preserve">Desarrollar un </w:t>
      </w:r>
      <w:r w:rsidR="004D4806" w:rsidRPr="004214CD">
        <w:rPr>
          <w:rFonts w:ascii="Arial" w:hAnsi="Arial" w:cs="Arial"/>
          <w:sz w:val="24"/>
          <w:szCs w:val="24"/>
        </w:rPr>
        <w:t xml:space="preserve">modelo </w:t>
      </w:r>
      <w:r w:rsidR="000F3AFF" w:rsidRPr="004214CD">
        <w:rPr>
          <w:rFonts w:ascii="Arial" w:hAnsi="Arial" w:cs="Arial"/>
          <w:sz w:val="24"/>
          <w:szCs w:val="24"/>
        </w:rPr>
        <w:t>computacional que permita integrar</w:t>
      </w:r>
      <w:r w:rsidR="00C038DA" w:rsidRPr="004214CD">
        <w:rPr>
          <w:rFonts w:ascii="Arial" w:hAnsi="Arial" w:cs="Arial"/>
          <w:sz w:val="24"/>
          <w:szCs w:val="24"/>
        </w:rPr>
        <w:t xml:space="preserve">, monitorear y analizar </w:t>
      </w:r>
      <w:r w:rsidR="000F3AFF" w:rsidRPr="004214CD">
        <w:rPr>
          <w:rFonts w:ascii="Arial" w:hAnsi="Arial" w:cs="Arial"/>
          <w:sz w:val="24"/>
          <w:szCs w:val="24"/>
        </w:rPr>
        <w:t>los parámetros operacion</w:t>
      </w:r>
      <w:r w:rsidR="00C038DA" w:rsidRPr="004214CD">
        <w:rPr>
          <w:rFonts w:ascii="Arial" w:hAnsi="Arial" w:cs="Arial"/>
          <w:sz w:val="24"/>
          <w:szCs w:val="24"/>
        </w:rPr>
        <w:t xml:space="preserve">ales </w:t>
      </w:r>
      <w:r w:rsidR="000F3AFF" w:rsidRPr="004214CD">
        <w:rPr>
          <w:rFonts w:ascii="Arial" w:hAnsi="Arial" w:cs="Arial"/>
          <w:sz w:val="24"/>
          <w:szCs w:val="24"/>
        </w:rPr>
        <w:t xml:space="preserve">de </w:t>
      </w:r>
      <w:r w:rsidRPr="004214CD">
        <w:rPr>
          <w:rFonts w:ascii="Arial" w:hAnsi="Arial" w:cs="Arial"/>
          <w:sz w:val="24"/>
          <w:szCs w:val="24"/>
        </w:rPr>
        <w:t>producción</w:t>
      </w:r>
      <w:r w:rsidR="004214CD" w:rsidRPr="004214CD">
        <w:rPr>
          <w:rFonts w:ascii="Arial" w:hAnsi="Arial" w:cs="Arial"/>
          <w:sz w:val="24"/>
          <w:szCs w:val="24"/>
        </w:rPr>
        <w:t xml:space="preserve"> </w:t>
      </w:r>
      <w:r w:rsidR="00C038DA" w:rsidRPr="004214CD">
        <w:rPr>
          <w:rFonts w:ascii="Arial" w:hAnsi="Arial" w:cs="Arial"/>
          <w:sz w:val="24"/>
          <w:szCs w:val="24"/>
        </w:rPr>
        <w:t xml:space="preserve">disminuyendo los tiempos de respuesta </w:t>
      </w:r>
      <w:r w:rsidRPr="004214CD">
        <w:rPr>
          <w:rFonts w:ascii="Arial" w:hAnsi="Arial" w:cs="Arial"/>
          <w:sz w:val="24"/>
          <w:szCs w:val="24"/>
        </w:rPr>
        <w:t>de los pozos</w:t>
      </w:r>
      <w:r w:rsidR="00C038DA" w:rsidRPr="004214CD">
        <w:rPr>
          <w:rFonts w:ascii="Arial" w:hAnsi="Arial" w:cs="Arial"/>
          <w:sz w:val="24"/>
          <w:szCs w:val="24"/>
        </w:rPr>
        <w:t xml:space="preserve"> con sistema de levantamiento por bombeo </w:t>
      </w:r>
      <w:r w:rsidR="004214CD" w:rsidRPr="004214CD">
        <w:rPr>
          <w:rFonts w:ascii="Arial" w:hAnsi="Arial" w:cs="Arial"/>
          <w:sz w:val="24"/>
          <w:szCs w:val="24"/>
        </w:rPr>
        <w:t>mecánico</w:t>
      </w:r>
      <w:r w:rsidR="00BE0366">
        <w:rPr>
          <w:rFonts w:ascii="Arial" w:hAnsi="Arial" w:cs="Arial"/>
          <w:sz w:val="24"/>
          <w:szCs w:val="24"/>
        </w:rPr>
        <w:t xml:space="preserve"> del Campo Lagunillas T</w:t>
      </w:r>
      <w:r w:rsidR="00C038DA" w:rsidRPr="004214CD">
        <w:rPr>
          <w:rFonts w:ascii="Arial" w:hAnsi="Arial" w:cs="Arial"/>
          <w:sz w:val="24"/>
          <w:szCs w:val="24"/>
        </w:rPr>
        <w:t>ier</w:t>
      </w:r>
      <w:r w:rsidR="004214CD" w:rsidRPr="004214CD">
        <w:rPr>
          <w:rFonts w:ascii="Arial" w:hAnsi="Arial" w:cs="Arial"/>
          <w:sz w:val="24"/>
          <w:szCs w:val="24"/>
        </w:rPr>
        <w:t>r</w:t>
      </w:r>
      <w:r w:rsidR="00C038DA" w:rsidRPr="004214CD">
        <w:rPr>
          <w:rFonts w:ascii="Arial" w:hAnsi="Arial" w:cs="Arial"/>
          <w:sz w:val="24"/>
          <w:szCs w:val="24"/>
        </w:rPr>
        <w:t>a.</w:t>
      </w:r>
      <w:r w:rsidRPr="004214CD">
        <w:rPr>
          <w:rFonts w:ascii="Arial" w:hAnsi="Arial" w:cs="Arial"/>
          <w:sz w:val="24"/>
          <w:szCs w:val="24"/>
        </w:rPr>
        <w:t xml:space="preserve"> </w:t>
      </w:r>
    </w:p>
    <w:p w14:paraId="478D6F78" w14:textId="77777777" w:rsidR="0021577D" w:rsidRPr="004F1746" w:rsidRDefault="0021577D" w:rsidP="002077F6">
      <w:pPr>
        <w:tabs>
          <w:tab w:val="left" w:pos="5828"/>
        </w:tabs>
        <w:spacing w:line="360" w:lineRule="auto"/>
        <w:jc w:val="both"/>
        <w:rPr>
          <w:rFonts w:ascii="Arial" w:hAnsi="Arial" w:cs="Arial"/>
          <w:sz w:val="24"/>
          <w:szCs w:val="24"/>
        </w:rPr>
      </w:pPr>
    </w:p>
    <w:p w14:paraId="6D3A63E3" w14:textId="77777777" w:rsidR="003011C4" w:rsidRPr="004F1746" w:rsidRDefault="003011C4" w:rsidP="002077F6">
      <w:pPr>
        <w:pStyle w:val="ListParagraph"/>
        <w:numPr>
          <w:ilvl w:val="2"/>
          <w:numId w:val="5"/>
        </w:numPr>
        <w:spacing w:after="0" w:line="360" w:lineRule="auto"/>
        <w:jc w:val="both"/>
        <w:outlineLvl w:val="1"/>
        <w:rPr>
          <w:rFonts w:ascii="Arial" w:hAnsi="Arial" w:cs="Arial"/>
          <w:b/>
          <w:sz w:val="24"/>
          <w:szCs w:val="24"/>
        </w:rPr>
      </w:pPr>
      <w:bookmarkStart w:id="19" w:name="_Toc516404804"/>
      <w:r w:rsidRPr="004F1746">
        <w:rPr>
          <w:rFonts w:ascii="Arial" w:hAnsi="Arial" w:cs="Arial"/>
          <w:b/>
          <w:sz w:val="24"/>
          <w:szCs w:val="24"/>
        </w:rPr>
        <w:t>Objetivos específicos de la investigación</w:t>
      </w:r>
      <w:bookmarkEnd w:id="19"/>
    </w:p>
    <w:p w14:paraId="7416EB1B" w14:textId="77777777" w:rsidR="003011C4" w:rsidRPr="004F1746" w:rsidRDefault="003011C4" w:rsidP="002077F6">
      <w:pPr>
        <w:pStyle w:val="ListParagraph"/>
        <w:spacing w:after="0" w:line="360" w:lineRule="auto"/>
        <w:ind w:left="0"/>
        <w:jc w:val="both"/>
        <w:rPr>
          <w:rFonts w:ascii="Arial" w:hAnsi="Arial" w:cs="Arial"/>
          <w:sz w:val="24"/>
          <w:szCs w:val="24"/>
        </w:rPr>
      </w:pPr>
    </w:p>
    <w:p w14:paraId="2E465D86" w14:textId="77777777" w:rsidR="003011C4" w:rsidRPr="007E2F60" w:rsidRDefault="007600BC" w:rsidP="002077F6">
      <w:pPr>
        <w:pStyle w:val="ListParagraph"/>
        <w:numPr>
          <w:ilvl w:val="0"/>
          <w:numId w:val="2"/>
        </w:numPr>
        <w:spacing w:after="0" w:line="360" w:lineRule="auto"/>
        <w:ind w:left="284" w:hanging="284"/>
        <w:jc w:val="both"/>
        <w:rPr>
          <w:rFonts w:ascii="Arial" w:hAnsi="Arial" w:cs="Arial"/>
          <w:sz w:val="24"/>
          <w:szCs w:val="24"/>
        </w:rPr>
      </w:pPr>
      <w:bookmarkStart w:id="20" w:name="_Toc516404805"/>
      <w:r>
        <w:rPr>
          <w:rFonts w:ascii="Arial" w:hAnsi="Arial" w:cs="Arial"/>
          <w:sz w:val="24"/>
          <w:szCs w:val="24"/>
        </w:rPr>
        <w:t>Identificar</w:t>
      </w:r>
      <w:r w:rsidR="00156658">
        <w:rPr>
          <w:rStyle w:val="CommentReference"/>
        </w:rPr>
        <w:commentReference w:id="21"/>
      </w:r>
      <w:r w:rsidR="003011C4" w:rsidRPr="007E2F60">
        <w:rPr>
          <w:rFonts w:ascii="Arial" w:hAnsi="Arial" w:cs="Arial"/>
          <w:sz w:val="24"/>
          <w:szCs w:val="24"/>
        </w:rPr>
        <w:t xml:space="preserve"> las variables de mayor impacto sobre </w:t>
      </w:r>
      <w:r w:rsidR="00481FE7" w:rsidRPr="007E2F60">
        <w:rPr>
          <w:rFonts w:ascii="Arial" w:hAnsi="Arial" w:cs="Arial"/>
          <w:sz w:val="24"/>
          <w:szCs w:val="24"/>
        </w:rPr>
        <w:t xml:space="preserve">los </w:t>
      </w:r>
      <w:r w:rsidR="003011C4" w:rsidRPr="007E2F60">
        <w:rPr>
          <w:rFonts w:ascii="Arial" w:hAnsi="Arial" w:cs="Arial"/>
          <w:sz w:val="24"/>
          <w:szCs w:val="24"/>
        </w:rPr>
        <w:t>sistema</w:t>
      </w:r>
      <w:r w:rsidR="00481FE7" w:rsidRPr="007E2F60">
        <w:rPr>
          <w:rFonts w:ascii="Arial" w:hAnsi="Arial" w:cs="Arial"/>
          <w:sz w:val="24"/>
          <w:szCs w:val="24"/>
        </w:rPr>
        <w:t>s</w:t>
      </w:r>
      <w:r w:rsidR="003011C4" w:rsidRPr="007E2F60">
        <w:rPr>
          <w:rFonts w:ascii="Arial" w:hAnsi="Arial" w:cs="Arial"/>
          <w:sz w:val="24"/>
          <w:szCs w:val="24"/>
        </w:rPr>
        <w:t xml:space="preserve"> de producción asociado</w:t>
      </w:r>
      <w:r w:rsidR="00481FE7" w:rsidRPr="007E2F60">
        <w:rPr>
          <w:rFonts w:ascii="Arial" w:hAnsi="Arial" w:cs="Arial"/>
          <w:sz w:val="24"/>
          <w:szCs w:val="24"/>
        </w:rPr>
        <w:t>s</w:t>
      </w:r>
      <w:r w:rsidR="003011C4" w:rsidRPr="007E2F60">
        <w:rPr>
          <w:rFonts w:ascii="Arial" w:hAnsi="Arial" w:cs="Arial"/>
          <w:sz w:val="24"/>
          <w:szCs w:val="24"/>
        </w:rPr>
        <w:t xml:space="preserve"> a</w:t>
      </w:r>
      <w:r w:rsidR="001D38FA">
        <w:rPr>
          <w:rFonts w:ascii="Arial" w:hAnsi="Arial" w:cs="Arial"/>
          <w:sz w:val="24"/>
          <w:szCs w:val="24"/>
        </w:rPr>
        <w:t xml:space="preserve"> </w:t>
      </w:r>
      <w:r w:rsidR="003011C4" w:rsidRPr="007E2F60">
        <w:rPr>
          <w:rFonts w:ascii="Arial" w:hAnsi="Arial" w:cs="Arial"/>
          <w:sz w:val="24"/>
          <w:szCs w:val="24"/>
        </w:rPr>
        <w:t>l</w:t>
      </w:r>
      <w:r w:rsidR="00481FE7" w:rsidRPr="007E2F60">
        <w:rPr>
          <w:rFonts w:ascii="Arial" w:hAnsi="Arial" w:cs="Arial"/>
          <w:sz w:val="24"/>
          <w:szCs w:val="24"/>
        </w:rPr>
        <w:t>as</w:t>
      </w:r>
      <w:r w:rsidR="003011C4" w:rsidRPr="007E2F60">
        <w:rPr>
          <w:rFonts w:ascii="Arial" w:hAnsi="Arial" w:cs="Arial"/>
          <w:sz w:val="24"/>
          <w:szCs w:val="24"/>
        </w:rPr>
        <w:t xml:space="preserve"> área</w:t>
      </w:r>
      <w:r w:rsidR="00481FE7" w:rsidRPr="007E2F60">
        <w:rPr>
          <w:rFonts w:ascii="Arial" w:hAnsi="Arial" w:cs="Arial"/>
          <w:sz w:val="24"/>
          <w:szCs w:val="24"/>
        </w:rPr>
        <w:t xml:space="preserve">s </w:t>
      </w:r>
      <w:r w:rsidR="003011C4" w:rsidRPr="007E2F60">
        <w:rPr>
          <w:rFonts w:ascii="Arial" w:hAnsi="Arial" w:cs="Arial"/>
          <w:sz w:val="24"/>
          <w:szCs w:val="24"/>
        </w:rPr>
        <w:t>de estudio.</w:t>
      </w:r>
    </w:p>
    <w:p w14:paraId="04DD34C9" w14:textId="77777777" w:rsidR="00AC7D20" w:rsidRPr="007E2F60" w:rsidRDefault="00AC7D20" w:rsidP="002077F6">
      <w:pPr>
        <w:pStyle w:val="ListParagraph"/>
        <w:numPr>
          <w:ilvl w:val="0"/>
          <w:numId w:val="2"/>
        </w:numPr>
        <w:spacing w:after="0" w:line="360" w:lineRule="auto"/>
        <w:ind w:left="284" w:hanging="284"/>
        <w:jc w:val="both"/>
        <w:rPr>
          <w:rFonts w:ascii="Arial" w:hAnsi="Arial" w:cs="Arial"/>
          <w:sz w:val="24"/>
          <w:szCs w:val="24"/>
        </w:rPr>
      </w:pPr>
      <w:r w:rsidRPr="007E2F60">
        <w:rPr>
          <w:rFonts w:ascii="Arial" w:hAnsi="Arial" w:cs="Arial"/>
          <w:sz w:val="24"/>
          <w:szCs w:val="24"/>
        </w:rPr>
        <w:t>Generar una estructura de base de datos que permita a varios usuarios compartir y analizar información en forma simultánea.</w:t>
      </w:r>
    </w:p>
    <w:p w14:paraId="353EB00D" w14:textId="791DC1E1" w:rsidR="00AC7D20" w:rsidRPr="007E2F60" w:rsidRDefault="00AC7D20" w:rsidP="002077F6">
      <w:pPr>
        <w:pStyle w:val="ListParagraph"/>
        <w:numPr>
          <w:ilvl w:val="0"/>
          <w:numId w:val="2"/>
        </w:numPr>
        <w:spacing w:after="0" w:line="360" w:lineRule="auto"/>
        <w:ind w:left="284" w:hanging="284"/>
        <w:jc w:val="both"/>
        <w:rPr>
          <w:rFonts w:ascii="Arial" w:hAnsi="Arial" w:cs="Arial"/>
          <w:sz w:val="24"/>
          <w:szCs w:val="24"/>
        </w:rPr>
      </w:pPr>
      <w:commentRangeStart w:id="22"/>
      <w:r w:rsidRPr="007E2F60">
        <w:rPr>
          <w:rFonts w:ascii="Arial" w:hAnsi="Arial" w:cs="Arial"/>
          <w:sz w:val="24"/>
          <w:szCs w:val="24"/>
        </w:rPr>
        <w:t xml:space="preserve">Comparar distintos motores de </w:t>
      </w:r>
      <w:r w:rsidR="001A4B4A">
        <w:rPr>
          <w:rFonts w:ascii="Arial" w:hAnsi="Arial" w:cs="Arial"/>
          <w:sz w:val="24"/>
          <w:szCs w:val="24"/>
        </w:rPr>
        <w:t>búsqueda de datos</w:t>
      </w:r>
      <w:r w:rsidR="006966DE" w:rsidRPr="007E2F60">
        <w:rPr>
          <w:rFonts w:ascii="Arial" w:hAnsi="Arial" w:cs="Arial"/>
          <w:sz w:val="24"/>
          <w:szCs w:val="24"/>
        </w:rPr>
        <w:t xml:space="preserve"> y seleccionar el más apropiado</w:t>
      </w:r>
      <w:commentRangeEnd w:id="22"/>
      <w:r w:rsidR="00156658">
        <w:rPr>
          <w:rStyle w:val="CommentReference"/>
        </w:rPr>
        <w:commentReference w:id="22"/>
      </w:r>
      <w:r w:rsidR="007E2E15">
        <w:rPr>
          <w:rFonts w:ascii="Arial" w:hAnsi="Arial" w:cs="Arial"/>
          <w:sz w:val="24"/>
          <w:szCs w:val="24"/>
        </w:rPr>
        <w:t>.</w:t>
      </w:r>
    </w:p>
    <w:p w14:paraId="40F4C2EE" w14:textId="4C8DDB2A" w:rsidR="006966DE" w:rsidRPr="007E2F60" w:rsidRDefault="001A4B4A" w:rsidP="002077F6">
      <w:pPr>
        <w:pStyle w:val="ListParagraph"/>
        <w:numPr>
          <w:ilvl w:val="0"/>
          <w:numId w:val="2"/>
        </w:numPr>
        <w:spacing w:after="0" w:line="360" w:lineRule="auto"/>
        <w:ind w:left="284" w:hanging="284"/>
        <w:jc w:val="both"/>
        <w:rPr>
          <w:rFonts w:ascii="Arial" w:hAnsi="Arial" w:cs="Arial"/>
          <w:sz w:val="24"/>
          <w:szCs w:val="24"/>
        </w:rPr>
      </w:pPr>
      <w:r>
        <w:rPr>
          <w:rFonts w:ascii="Arial" w:hAnsi="Arial" w:cs="Arial"/>
          <w:sz w:val="24"/>
          <w:szCs w:val="24"/>
        </w:rPr>
        <w:t>Desarrollar</w:t>
      </w:r>
      <w:r w:rsidR="00156658">
        <w:rPr>
          <w:rStyle w:val="CommentReference"/>
        </w:rPr>
        <w:commentReference w:id="23"/>
      </w:r>
      <w:r w:rsidR="00B86B7C">
        <w:rPr>
          <w:rFonts w:ascii="Arial" w:hAnsi="Arial" w:cs="Arial"/>
          <w:sz w:val="24"/>
          <w:szCs w:val="24"/>
        </w:rPr>
        <w:t xml:space="preserve"> </w:t>
      </w:r>
      <w:r w:rsidR="007E2E15">
        <w:rPr>
          <w:rFonts w:ascii="Arial" w:hAnsi="Arial" w:cs="Arial"/>
          <w:sz w:val="24"/>
          <w:szCs w:val="24"/>
        </w:rPr>
        <w:t xml:space="preserve">módulos de </w:t>
      </w:r>
      <w:r w:rsidR="006966DE" w:rsidRPr="007E2F60">
        <w:rPr>
          <w:rFonts w:ascii="Arial" w:hAnsi="Arial" w:cs="Arial"/>
          <w:sz w:val="24"/>
          <w:szCs w:val="24"/>
        </w:rPr>
        <w:t>sistema</w:t>
      </w:r>
      <w:r w:rsidR="007E2E15">
        <w:rPr>
          <w:rFonts w:ascii="Arial" w:hAnsi="Arial" w:cs="Arial"/>
          <w:sz w:val="24"/>
          <w:szCs w:val="24"/>
        </w:rPr>
        <w:t>s</w:t>
      </w:r>
      <w:r w:rsidR="006966DE" w:rsidRPr="007E2F60">
        <w:rPr>
          <w:rFonts w:ascii="Arial" w:hAnsi="Arial" w:cs="Arial"/>
          <w:sz w:val="24"/>
          <w:szCs w:val="24"/>
        </w:rPr>
        <w:t xml:space="preserve"> que se integren a las actividades de campo</w:t>
      </w:r>
      <w:r w:rsidR="007E2E15">
        <w:rPr>
          <w:rFonts w:ascii="Arial" w:hAnsi="Arial" w:cs="Arial"/>
          <w:sz w:val="24"/>
          <w:szCs w:val="24"/>
        </w:rPr>
        <w:t>.</w:t>
      </w:r>
    </w:p>
    <w:p w14:paraId="08E706FF" w14:textId="0FADFAB6" w:rsidR="006966DE" w:rsidRPr="00824C76" w:rsidRDefault="006966DE" w:rsidP="002077F6">
      <w:pPr>
        <w:pStyle w:val="ListParagraph"/>
        <w:numPr>
          <w:ilvl w:val="0"/>
          <w:numId w:val="2"/>
        </w:numPr>
        <w:spacing w:after="0" w:line="360" w:lineRule="auto"/>
        <w:ind w:left="284" w:hanging="284"/>
        <w:jc w:val="both"/>
        <w:rPr>
          <w:rFonts w:ascii="Arial" w:hAnsi="Arial" w:cs="Arial"/>
          <w:sz w:val="24"/>
          <w:szCs w:val="24"/>
        </w:rPr>
      </w:pPr>
      <w:commentRangeStart w:id="24"/>
      <w:r w:rsidRPr="00824C76">
        <w:rPr>
          <w:rFonts w:ascii="Arial" w:hAnsi="Arial" w:cs="Arial"/>
          <w:sz w:val="24"/>
          <w:szCs w:val="24"/>
        </w:rPr>
        <w:t>Realizar pruebas de campo</w:t>
      </w:r>
      <w:r w:rsidR="00824C76" w:rsidRPr="00824C76">
        <w:rPr>
          <w:rFonts w:ascii="Arial" w:hAnsi="Arial" w:cs="Arial"/>
          <w:sz w:val="24"/>
          <w:szCs w:val="24"/>
        </w:rPr>
        <w:t xml:space="preserve"> del programa computacional </w:t>
      </w:r>
      <w:r w:rsidRPr="00824C76">
        <w:rPr>
          <w:rFonts w:ascii="Arial" w:hAnsi="Arial" w:cs="Arial"/>
          <w:sz w:val="24"/>
          <w:szCs w:val="24"/>
        </w:rPr>
        <w:t>para validar el funcionamiento de</w:t>
      </w:r>
      <w:r w:rsidR="00824C76">
        <w:rPr>
          <w:rFonts w:ascii="Arial" w:hAnsi="Arial" w:cs="Arial"/>
          <w:sz w:val="24"/>
          <w:szCs w:val="24"/>
        </w:rPr>
        <w:t xml:space="preserve">l </w:t>
      </w:r>
      <w:r w:rsidRPr="00824C76">
        <w:rPr>
          <w:rFonts w:ascii="Arial" w:hAnsi="Arial" w:cs="Arial"/>
          <w:sz w:val="24"/>
          <w:szCs w:val="24"/>
        </w:rPr>
        <w:t>mismo.</w:t>
      </w:r>
      <w:commentRangeEnd w:id="24"/>
      <w:r w:rsidR="00E50997" w:rsidRPr="00824C76">
        <w:rPr>
          <w:rStyle w:val="CommentReference"/>
        </w:rPr>
        <w:commentReference w:id="24"/>
      </w:r>
    </w:p>
    <w:p w14:paraId="220412A5" w14:textId="49BADC5F" w:rsidR="006966DE" w:rsidRPr="007E2F60" w:rsidRDefault="006966DE" w:rsidP="002077F6">
      <w:pPr>
        <w:pStyle w:val="ListParagraph"/>
        <w:numPr>
          <w:ilvl w:val="0"/>
          <w:numId w:val="2"/>
        </w:numPr>
        <w:spacing w:after="0" w:line="360" w:lineRule="auto"/>
        <w:ind w:left="284" w:hanging="284"/>
        <w:jc w:val="both"/>
        <w:rPr>
          <w:rFonts w:ascii="Arial" w:hAnsi="Arial" w:cs="Arial"/>
          <w:sz w:val="24"/>
          <w:szCs w:val="24"/>
        </w:rPr>
      </w:pPr>
      <w:commentRangeStart w:id="25"/>
      <w:r w:rsidRPr="007E2F60">
        <w:rPr>
          <w:rFonts w:ascii="Arial" w:hAnsi="Arial" w:cs="Arial"/>
          <w:sz w:val="24"/>
          <w:szCs w:val="24"/>
        </w:rPr>
        <w:lastRenderedPageBreak/>
        <w:t>E</w:t>
      </w:r>
      <w:r w:rsidR="001A4B4A">
        <w:rPr>
          <w:rFonts w:ascii="Arial" w:hAnsi="Arial" w:cs="Arial"/>
          <w:sz w:val="24"/>
          <w:szCs w:val="24"/>
        </w:rPr>
        <w:t>valua</w:t>
      </w:r>
      <w:r w:rsidRPr="007E2F60">
        <w:rPr>
          <w:rFonts w:ascii="Arial" w:hAnsi="Arial" w:cs="Arial"/>
          <w:sz w:val="24"/>
          <w:szCs w:val="24"/>
        </w:rPr>
        <w:t>r</w:t>
      </w:r>
      <w:commentRangeEnd w:id="25"/>
      <w:r w:rsidR="00156658">
        <w:rPr>
          <w:rStyle w:val="CommentReference"/>
        </w:rPr>
        <w:commentReference w:id="25"/>
      </w:r>
      <w:r w:rsidRPr="007E2F60">
        <w:rPr>
          <w:rFonts w:ascii="Arial" w:hAnsi="Arial" w:cs="Arial"/>
          <w:sz w:val="24"/>
          <w:szCs w:val="24"/>
        </w:rPr>
        <w:t xml:space="preserve"> </w:t>
      </w:r>
      <w:r w:rsidR="007E2E15">
        <w:rPr>
          <w:rFonts w:ascii="Arial" w:hAnsi="Arial" w:cs="Arial"/>
          <w:sz w:val="24"/>
          <w:szCs w:val="24"/>
        </w:rPr>
        <w:t xml:space="preserve">los </w:t>
      </w:r>
      <w:r w:rsidRPr="007E2F60">
        <w:rPr>
          <w:rFonts w:ascii="Arial" w:hAnsi="Arial" w:cs="Arial"/>
          <w:sz w:val="24"/>
          <w:szCs w:val="24"/>
        </w:rPr>
        <w:t>patrones</w:t>
      </w:r>
      <w:r w:rsidR="00B3138D">
        <w:rPr>
          <w:rFonts w:ascii="Arial" w:hAnsi="Arial" w:cs="Arial"/>
          <w:sz w:val="24"/>
          <w:szCs w:val="24"/>
        </w:rPr>
        <w:t xml:space="preserve"> </w:t>
      </w:r>
      <w:r w:rsidRPr="007E2F60">
        <w:rPr>
          <w:rFonts w:ascii="Arial" w:hAnsi="Arial" w:cs="Arial"/>
          <w:sz w:val="24"/>
          <w:szCs w:val="24"/>
        </w:rPr>
        <w:t>necesarios para pasar de una base</w:t>
      </w:r>
      <w:r w:rsidR="003601FC">
        <w:rPr>
          <w:rFonts w:ascii="Arial" w:hAnsi="Arial" w:cs="Arial"/>
          <w:sz w:val="24"/>
          <w:szCs w:val="24"/>
        </w:rPr>
        <w:t xml:space="preserve"> de datos integrada a sistemas </w:t>
      </w:r>
      <w:r w:rsidR="003601FC" w:rsidRPr="003601FC">
        <w:rPr>
          <w:rFonts w:ascii="Arial" w:hAnsi="Arial" w:cs="Arial"/>
          <w:i/>
          <w:sz w:val="24"/>
          <w:szCs w:val="24"/>
        </w:rPr>
        <w:t>Machine Learning</w:t>
      </w:r>
      <w:r w:rsidR="00175BAF" w:rsidRPr="007E2F60">
        <w:rPr>
          <w:rFonts w:ascii="Arial" w:hAnsi="Arial" w:cs="Arial"/>
          <w:sz w:val="24"/>
          <w:szCs w:val="24"/>
        </w:rPr>
        <w:t>.</w:t>
      </w:r>
    </w:p>
    <w:p w14:paraId="114C0BA7" w14:textId="77777777" w:rsidR="003011C4" w:rsidRPr="00B84159" w:rsidRDefault="003011C4" w:rsidP="002077F6">
      <w:pPr>
        <w:pStyle w:val="ListParagraph"/>
        <w:spacing w:after="0" w:line="360" w:lineRule="auto"/>
        <w:ind w:left="284"/>
        <w:jc w:val="both"/>
        <w:rPr>
          <w:rFonts w:ascii="Arial" w:hAnsi="Arial" w:cs="Arial"/>
          <w:sz w:val="24"/>
          <w:szCs w:val="24"/>
        </w:rPr>
      </w:pPr>
    </w:p>
    <w:p w14:paraId="2D67B2A0" w14:textId="77777777" w:rsidR="007F12E7" w:rsidRPr="00E0745D" w:rsidRDefault="003011C4" w:rsidP="002077F6">
      <w:pPr>
        <w:pStyle w:val="ListParagraph"/>
        <w:numPr>
          <w:ilvl w:val="1"/>
          <w:numId w:val="5"/>
        </w:numPr>
        <w:spacing w:after="0" w:line="360" w:lineRule="auto"/>
        <w:jc w:val="both"/>
        <w:outlineLvl w:val="0"/>
        <w:rPr>
          <w:rFonts w:ascii="Arial" w:hAnsi="Arial" w:cs="Arial"/>
          <w:sz w:val="24"/>
          <w:szCs w:val="24"/>
          <w:lang w:val="es-VE"/>
        </w:rPr>
      </w:pPr>
      <w:r w:rsidRPr="007F12E7">
        <w:rPr>
          <w:rFonts w:ascii="Arial" w:hAnsi="Arial" w:cs="Arial"/>
          <w:b/>
          <w:sz w:val="24"/>
          <w:szCs w:val="24"/>
        </w:rPr>
        <w:t>Justificación e importancia de la investigación</w:t>
      </w:r>
      <w:bookmarkEnd w:id="20"/>
    </w:p>
    <w:p w14:paraId="7E3C7D5C" w14:textId="77777777" w:rsidR="00E0745D" w:rsidRPr="007F12E7" w:rsidRDefault="00E0745D" w:rsidP="002077F6">
      <w:pPr>
        <w:pStyle w:val="ListParagraph"/>
        <w:spacing w:after="0" w:line="360" w:lineRule="auto"/>
        <w:ind w:left="357"/>
        <w:jc w:val="both"/>
        <w:outlineLvl w:val="0"/>
        <w:rPr>
          <w:rFonts w:ascii="Arial" w:hAnsi="Arial" w:cs="Arial"/>
          <w:sz w:val="24"/>
          <w:szCs w:val="24"/>
          <w:lang w:val="es-VE"/>
        </w:rPr>
      </w:pPr>
    </w:p>
    <w:p w14:paraId="4B2F296B" w14:textId="772709C9" w:rsidR="007E2E15" w:rsidRDefault="00030953" w:rsidP="002077F6">
      <w:pPr>
        <w:tabs>
          <w:tab w:val="left" w:pos="5828"/>
        </w:tabs>
        <w:spacing w:line="360" w:lineRule="auto"/>
        <w:jc w:val="both"/>
        <w:rPr>
          <w:rFonts w:ascii="Arial" w:hAnsi="Arial" w:cs="Arial"/>
          <w:sz w:val="24"/>
          <w:szCs w:val="24"/>
        </w:rPr>
      </w:pPr>
      <w:r w:rsidRPr="001174AE">
        <w:rPr>
          <w:rFonts w:ascii="Arial" w:hAnsi="Arial" w:cs="Arial"/>
          <w:sz w:val="24"/>
          <w:szCs w:val="24"/>
        </w:rPr>
        <w:t>El uso de soluciones cognitivas basadas en el uso de datos</w:t>
      </w:r>
      <w:r w:rsidR="00A212A2" w:rsidRPr="001174AE">
        <w:rPr>
          <w:rFonts w:ascii="Arial" w:hAnsi="Arial" w:cs="Arial"/>
          <w:sz w:val="24"/>
          <w:szCs w:val="24"/>
        </w:rPr>
        <w:t xml:space="preserve"> representa un gran avance en el manejo de campos maduros</w:t>
      </w:r>
      <w:commentRangeStart w:id="26"/>
      <w:r w:rsidR="00E50997" w:rsidRPr="001174AE">
        <w:rPr>
          <w:rStyle w:val="CommentReference"/>
          <w:strike/>
        </w:rPr>
        <w:commentReference w:id="27"/>
      </w:r>
      <w:commentRangeEnd w:id="26"/>
      <w:r w:rsidR="000B46D9" w:rsidRPr="001174AE">
        <w:rPr>
          <w:rStyle w:val="CommentReference"/>
        </w:rPr>
        <w:commentReference w:id="26"/>
      </w:r>
      <w:r w:rsidRPr="001174AE">
        <w:rPr>
          <w:rFonts w:ascii="Arial" w:hAnsi="Arial" w:cs="Arial"/>
          <w:sz w:val="24"/>
          <w:szCs w:val="24"/>
        </w:rPr>
        <w:t>. Herramientas que integran conceptos de disciplinas como la informática, el aprendizaje automático y el análisis pr</w:t>
      </w:r>
      <w:r w:rsidR="00660F1E">
        <w:rPr>
          <w:rFonts w:ascii="Arial" w:hAnsi="Arial" w:cs="Arial"/>
          <w:sz w:val="24"/>
          <w:szCs w:val="24"/>
        </w:rPr>
        <w:t xml:space="preserve">edictivo </w:t>
      </w:r>
      <w:r w:rsidRPr="001174AE">
        <w:rPr>
          <w:rFonts w:ascii="Arial" w:hAnsi="Arial" w:cs="Arial"/>
          <w:sz w:val="24"/>
          <w:szCs w:val="24"/>
        </w:rPr>
        <w:t>puede</w:t>
      </w:r>
      <w:r w:rsidR="008246CD" w:rsidRPr="001174AE">
        <w:rPr>
          <w:rFonts w:ascii="Arial" w:hAnsi="Arial" w:cs="Arial"/>
          <w:sz w:val="24"/>
          <w:szCs w:val="24"/>
        </w:rPr>
        <w:t>n</w:t>
      </w:r>
      <w:r w:rsidRPr="001174AE">
        <w:rPr>
          <w:rFonts w:ascii="Arial" w:hAnsi="Arial" w:cs="Arial"/>
          <w:sz w:val="24"/>
          <w:szCs w:val="24"/>
        </w:rPr>
        <w:t xml:space="preserve"> </w:t>
      </w:r>
      <w:r w:rsidR="0044220B" w:rsidRPr="001174AE">
        <w:rPr>
          <w:rFonts w:ascii="Arial" w:hAnsi="Arial" w:cs="Arial"/>
          <w:sz w:val="24"/>
          <w:szCs w:val="24"/>
        </w:rPr>
        <w:t>brindar</w:t>
      </w:r>
      <w:r w:rsidRPr="001174AE">
        <w:rPr>
          <w:rFonts w:ascii="Arial" w:hAnsi="Arial" w:cs="Arial"/>
          <w:sz w:val="24"/>
          <w:szCs w:val="24"/>
        </w:rPr>
        <w:t xml:space="preserve"> soluciones potentes para per</w:t>
      </w:r>
      <w:r w:rsidR="007E2E15">
        <w:rPr>
          <w:rFonts w:ascii="Arial" w:hAnsi="Arial" w:cs="Arial"/>
          <w:sz w:val="24"/>
          <w:szCs w:val="24"/>
        </w:rPr>
        <w:t xml:space="preserve">mitir mejoras en la seguridad, </w:t>
      </w:r>
      <w:r w:rsidRPr="001174AE">
        <w:rPr>
          <w:rFonts w:ascii="Arial" w:hAnsi="Arial" w:cs="Arial"/>
          <w:sz w:val="24"/>
          <w:szCs w:val="24"/>
        </w:rPr>
        <w:t>eficiencia e integridad de las operaciones en la industria de Petróleo y Gas.</w:t>
      </w:r>
      <w:r w:rsidR="00660F1E">
        <w:rPr>
          <w:rFonts w:ascii="Arial" w:hAnsi="Arial" w:cs="Arial"/>
          <w:sz w:val="24"/>
          <w:szCs w:val="24"/>
        </w:rPr>
        <w:t xml:space="preserve"> La información necesita ser revisada, corregida, adaptada e integrada antes de cubrir nuestras necesidades, frecuentemente cuando el conjunto de datos ya se encuentran disponibles para ser </w:t>
      </w:r>
      <w:r w:rsidR="00223397" w:rsidRPr="00223397">
        <w:rPr>
          <w:rFonts w:ascii="Arial" w:hAnsi="Arial" w:cs="Arial"/>
          <w:sz w:val="24"/>
          <w:szCs w:val="24"/>
        </w:rPr>
        <w:t>aprovechados</w:t>
      </w:r>
      <w:r w:rsidR="00660F1E">
        <w:rPr>
          <w:rFonts w:ascii="Arial" w:hAnsi="Arial" w:cs="Arial"/>
          <w:sz w:val="24"/>
          <w:szCs w:val="24"/>
        </w:rPr>
        <w:t>, los usuarios desconfían de ellos.</w:t>
      </w:r>
      <w:r w:rsidR="00492382">
        <w:rPr>
          <w:rFonts w:ascii="Arial" w:hAnsi="Arial" w:cs="Arial"/>
          <w:sz w:val="24"/>
          <w:szCs w:val="24"/>
        </w:rPr>
        <w:t xml:space="preserve"> </w:t>
      </w:r>
      <w:r w:rsidR="00F954FC">
        <w:rPr>
          <w:rFonts w:ascii="Arial" w:hAnsi="Arial" w:cs="Arial"/>
          <w:sz w:val="24"/>
          <w:szCs w:val="24"/>
        </w:rPr>
        <w:t xml:space="preserve">Utilizando </w:t>
      </w:r>
      <w:r w:rsidR="007E2E15">
        <w:rPr>
          <w:rFonts w:ascii="Arial" w:hAnsi="Arial" w:cs="Arial"/>
          <w:sz w:val="24"/>
          <w:szCs w:val="24"/>
        </w:rPr>
        <w:t xml:space="preserve">tecnologías nuevas y de </w:t>
      </w:r>
      <w:r w:rsidR="00005845">
        <w:rPr>
          <w:rFonts w:ascii="Arial" w:hAnsi="Arial" w:cs="Arial"/>
          <w:sz w:val="24"/>
          <w:szCs w:val="24"/>
        </w:rPr>
        <w:t xml:space="preserve">desarrollo, hoy en día podemos </w:t>
      </w:r>
      <w:r w:rsidR="00F954FC">
        <w:rPr>
          <w:rFonts w:ascii="Arial" w:hAnsi="Arial" w:cs="Arial"/>
          <w:sz w:val="24"/>
          <w:szCs w:val="24"/>
        </w:rPr>
        <w:t xml:space="preserve">utilizar herramientas que nos permitan </w:t>
      </w:r>
      <w:r w:rsidR="00005845">
        <w:rPr>
          <w:rFonts w:ascii="Arial" w:hAnsi="Arial" w:cs="Arial"/>
          <w:sz w:val="24"/>
          <w:szCs w:val="24"/>
        </w:rPr>
        <w:t>adqui</w:t>
      </w:r>
      <w:r w:rsidR="00F954FC">
        <w:rPr>
          <w:rFonts w:ascii="Arial" w:hAnsi="Arial" w:cs="Arial"/>
          <w:sz w:val="24"/>
          <w:szCs w:val="24"/>
        </w:rPr>
        <w:t>rir, almacenar, monitorear y analizar</w:t>
      </w:r>
      <w:r w:rsidR="001174AE">
        <w:rPr>
          <w:rFonts w:ascii="Arial" w:hAnsi="Arial" w:cs="Arial"/>
          <w:sz w:val="24"/>
          <w:szCs w:val="24"/>
        </w:rPr>
        <w:t xml:space="preserve"> el conjunto de datos</w:t>
      </w:r>
      <w:r w:rsidR="00F954FC">
        <w:rPr>
          <w:rFonts w:ascii="Arial" w:hAnsi="Arial" w:cs="Arial"/>
          <w:sz w:val="24"/>
          <w:szCs w:val="24"/>
        </w:rPr>
        <w:t>.</w:t>
      </w:r>
      <w:r w:rsidR="00F46821">
        <w:rPr>
          <w:rFonts w:ascii="Arial" w:hAnsi="Arial" w:cs="Arial"/>
          <w:sz w:val="24"/>
          <w:szCs w:val="24"/>
        </w:rPr>
        <w:t xml:space="preserve"> Disminuyendo de esta manera los tiempos improductivos y aumentando la calidad de</w:t>
      </w:r>
      <w:r w:rsidR="001174AE">
        <w:rPr>
          <w:rFonts w:ascii="Arial" w:hAnsi="Arial" w:cs="Arial"/>
          <w:sz w:val="24"/>
          <w:szCs w:val="24"/>
        </w:rPr>
        <w:t xml:space="preserve"> </w:t>
      </w:r>
      <w:r w:rsidR="00F46821">
        <w:rPr>
          <w:rFonts w:ascii="Arial" w:hAnsi="Arial" w:cs="Arial"/>
          <w:sz w:val="24"/>
          <w:szCs w:val="24"/>
        </w:rPr>
        <w:t>l</w:t>
      </w:r>
      <w:r w:rsidR="001174AE">
        <w:rPr>
          <w:rFonts w:ascii="Arial" w:hAnsi="Arial" w:cs="Arial"/>
          <w:sz w:val="24"/>
          <w:szCs w:val="24"/>
        </w:rPr>
        <w:t>a información</w:t>
      </w:r>
      <w:r w:rsidR="00F46821">
        <w:rPr>
          <w:rFonts w:ascii="Arial" w:hAnsi="Arial" w:cs="Arial"/>
          <w:sz w:val="24"/>
          <w:szCs w:val="24"/>
        </w:rPr>
        <w:t xml:space="preserve">, comprensión del problema </w:t>
      </w:r>
      <w:r w:rsidR="00F46821" w:rsidRPr="008246CD">
        <w:rPr>
          <w:rFonts w:ascii="Arial" w:hAnsi="Arial" w:cs="Arial"/>
          <w:sz w:val="24"/>
          <w:szCs w:val="24"/>
        </w:rPr>
        <w:t>y avances tecnológicos que impulsarán la innovación a medida que nos esforzamos por optimi</w:t>
      </w:r>
      <w:r w:rsidR="001174AE">
        <w:rPr>
          <w:rFonts w:ascii="Arial" w:hAnsi="Arial" w:cs="Arial"/>
          <w:sz w:val="24"/>
          <w:szCs w:val="24"/>
        </w:rPr>
        <w:t>za</w:t>
      </w:r>
      <w:r w:rsidR="007E2E15">
        <w:rPr>
          <w:rFonts w:ascii="Arial" w:hAnsi="Arial" w:cs="Arial"/>
          <w:sz w:val="24"/>
          <w:szCs w:val="24"/>
        </w:rPr>
        <w:t>r los resultados empresariales.</w:t>
      </w:r>
    </w:p>
    <w:p w14:paraId="78687FD4" w14:textId="2500FC65" w:rsidR="009930B8" w:rsidRPr="001174AE" w:rsidRDefault="007E2E15" w:rsidP="002077F6">
      <w:pPr>
        <w:tabs>
          <w:tab w:val="left" w:pos="5828"/>
        </w:tabs>
        <w:spacing w:line="360" w:lineRule="auto"/>
        <w:jc w:val="both"/>
        <w:rPr>
          <w:rFonts w:ascii="Arial" w:hAnsi="Arial" w:cs="Arial"/>
          <w:sz w:val="24"/>
          <w:szCs w:val="24"/>
        </w:rPr>
      </w:pPr>
      <w:r>
        <w:rPr>
          <w:rFonts w:ascii="Arial" w:hAnsi="Arial" w:cs="Arial"/>
          <w:sz w:val="24"/>
          <w:szCs w:val="24"/>
        </w:rPr>
        <w:t>L</w:t>
      </w:r>
      <w:r w:rsidR="003C62DD">
        <w:rPr>
          <w:rFonts w:ascii="Arial" w:hAnsi="Arial" w:cs="Arial"/>
          <w:sz w:val="24"/>
          <w:szCs w:val="24"/>
        </w:rPr>
        <w:t xml:space="preserve">a empresa </w:t>
      </w:r>
      <w:r w:rsidR="00A212A2">
        <w:rPr>
          <w:rFonts w:ascii="Arial" w:hAnsi="Arial" w:cs="Arial"/>
          <w:sz w:val="24"/>
          <w:szCs w:val="24"/>
        </w:rPr>
        <w:t>Gazprom Bank Neftegaz Services (GPB)</w:t>
      </w:r>
      <w:r w:rsidR="00E50997">
        <w:rPr>
          <w:rStyle w:val="CommentReference"/>
        </w:rPr>
        <w:commentReference w:id="28"/>
      </w:r>
      <w:r w:rsidR="000B46D9">
        <w:rPr>
          <w:rStyle w:val="CommentReference"/>
        </w:rPr>
        <w:commentReference w:id="29"/>
      </w:r>
      <w:r>
        <w:rPr>
          <w:rFonts w:ascii="Arial" w:hAnsi="Arial" w:cs="Arial"/>
          <w:sz w:val="24"/>
          <w:szCs w:val="24"/>
        </w:rPr>
        <w:t xml:space="preserve"> pretende </w:t>
      </w:r>
      <w:r w:rsidR="00435CAB" w:rsidRPr="00DE4DF0">
        <w:rPr>
          <w:rFonts w:ascii="Arial" w:hAnsi="Arial" w:cs="Arial"/>
          <w:sz w:val="24"/>
          <w:szCs w:val="24"/>
        </w:rPr>
        <w:t>mejorar los tiempos de trabajo, optimizando estrategias que permitan</w:t>
      </w:r>
      <w:r w:rsidR="00A212A2">
        <w:rPr>
          <w:rFonts w:ascii="Arial" w:hAnsi="Arial" w:cs="Arial"/>
          <w:sz w:val="24"/>
          <w:szCs w:val="24"/>
        </w:rPr>
        <w:t xml:space="preserve"> </w:t>
      </w:r>
      <w:r>
        <w:rPr>
          <w:rFonts w:ascii="Arial" w:hAnsi="Arial" w:cs="Arial"/>
          <w:sz w:val="24"/>
          <w:szCs w:val="24"/>
        </w:rPr>
        <w:t>perfeccionar</w:t>
      </w:r>
      <w:r w:rsidR="00A212A2">
        <w:rPr>
          <w:rFonts w:ascii="Arial" w:hAnsi="Arial" w:cs="Arial"/>
          <w:sz w:val="24"/>
          <w:szCs w:val="24"/>
        </w:rPr>
        <w:t xml:space="preserve"> y centralizar el capital humano </w:t>
      </w:r>
      <w:r w:rsidR="00E50997">
        <w:rPr>
          <w:rStyle w:val="CommentReference"/>
        </w:rPr>
        <w:commentReference w:id="30"/>
      </w:r>
      <w:r w:rsidR="00435CAB" w:rsidRPr="00DE4DF0">
        <w:rPr>
          <w:rFonts w:ascii="Arial" w:hAnsi="Arial" w:cs="Arial"/>
          <w:sz w:val="24"/>
          <w:szCs w:val="24"/>
        </w:rPr>
        <w:t xml:space="preserve">disponible en las actividades neurálgicas, </w:t>
      </w:r>
      <w:r w:rsidR="0036582F" w:rsidRPr="00DE4DF0">
        <w:rPr>
          <w:rFonts w:ascii="Arial" w:hAnsi="Arial" w:cs="Arial"/>
          <w:sz w:val="24"/>
          <w:szCs w:val="24"/>
        </w:rPr>
        <w:t>disminuyendo</w:t>
      </w:r>
      <w:r w:rsidR="00B13F38">
        <w:rPr>
          <w:rFonts w:ascii="Arial" w:hAnsi="Arial" w:cs="Arial"/>
          <w:sz w:val="24"/>
          <w:szCs w:val="24"/>
        </w:rPr>
        <w:t xml:space="preserve"> así las </w:t>
      </w:r>
      <w:r w:rsidR="0036582F" w:rsidRPr="00DE4DF0">
        <w:rPr>
          <w:rFonts w:ascii="Arial" w:hAnsi="Arial" w:cs="Arial"/>
          <w:sz w:val="24"/>
          <w:szCs w:val="24"/>
        </w:rPr>
        <w:t xml:space="preserve">horas de </w:t>
      </w:r>
      <w:r w:rsidR="00A212A2">
        <w:rPr>
          <w:rFonts w:ascii="Arial" w:hAnsi="Arial" w:cs="Arial"/>
          <w:sz w:val="24"/>
          <w:szCs w:val="24"/>
        </w:rPr>
        <w:t>labor</w:t>
      </w:r>
      <w:r w:rsidR="00E50997">
        <w:rPr>
          <w:rStyle w:val="CommentReference"/>
        </w:rPr>
        <w:commentReference w:id="31"/>
      </w:r>
      <w:r w:rsidR="0036582F" w:rsidRPr="00DE4DF0">
        <w:rPr>
          <w:rFonts w:ascii="Arial" w:hAnsi="Arial" w:cs="Arial"/>
          <w:sz w:val="24"/>
          <w:szCs w:val="24"/>
        </w:rPr>
        <w:t xml:space="preserve"> en actividades que puedan ser realizadas de </w:t>
      </w:r>
      <w:r w:rsidR="003601FC">
        <w:rPr>
          <w:rFonts w:ascii="Arial" w:hAnsi="Arial" w:cs="Arial"/>
          <w:sz w:val="24"/>
          <w:szCs w:val="24"/>
        </w:rPr>
        <w:t>forma automatizada.</w:t>
      </w:r>
    </w:p>
    <w:p w14:paraId="5BFCE79E" w14:textId="77777777" w:rsidR="003011C4" w:rsidRPr="009930B8" w:rsidRDefault="003011C4" w:rsidP="002077F6">
      <w:pPr>
        <w:tabs>
          <w:tab w:val="left" w:pos="270"/>
        </w:tabs>
        <w:spacing w:line="360" w:lineRule="auto"/>
        <w:jc w:val="both"/>
        <w:rPr>
          <w:rFonts w:ascii="Arial" w:hAnsi="Arial" w:cs="Arial"/>
          <w:color w:val="FF0000"/>
          <w:sz w:val="24"/>
          <w:szCs w:val="24"/>
        </w:rPr>
      </w:pPr>
    </w:p>
    <w:p w14:paraId="104E7F21" w14:textId="77777777" w:rsidR="003011C4" w:rsidRPr="004F1746" w:rsidRDefault="003011C4" w:rsidP="002077F6">
      <w:pPr>
        <w:pStyle w:val="ListParagraph"/>
        <w:numPr>
          <w:ilvl w:val="1"/>
          <w:numId w:val="5"/>
        </w:numPr>
        <w:spacing w:after="0" w:line="360" w:lineRule="auto"/>
        <w:jc w:val="both"/>
        <w:outlineLvl w:val="0"/>
        <w:rPr>
          <w:rFonts w:ascii="Arial" w:hAnsi="Arial" w:cs="Arial"/>
          <w:b/>
          <w:sz w:val="24"/>
          <w:szCs w:val="24"/>
        </w:rPr>
      </w:pPr>
      <w:bookmarkStart w:id="32" w:name="_Toc516404806"/>
      <w:r w:rsidRPr="004F1746">
        <w:rPr>
          <w:rFonts w:ascii="Arial" w:hAnsi="Arial" w:cs="Arial"/>
          <w:b/>
          <w:sz w:val="24"/>
          <w:szCs w:val="24"/>
        </w:rPr>
        <w:t>Alcance de la investigación</w:t>
      </w:r>
      <w:bookmarkEnd w:id="32"/>
    </w:p>
    <w:p w14:paraId="2E6FC997" w14:textId="77777777" w:rsidR="003011C4" w:rsidRPr="004F1746" w:rsidRDefault="003011C4" w:rsidP="002077F6">
      <w:pPr>
        <w:pStyle w:val="ListParagraph"/>
        <w:spacing w:after="0" w:line="360" w:lineRule="auto"/>
        <w:ind w:left="357"/>
        <w:jc w:val="both"/>
        <w:rPr>
          <w:rFonts w:ascii="Arial" w:hAnsi="Arial" w:cs="Arial"/>
          <w:sz w:val="24"/>
          <w:szCs w:val="24"/>
        </w:rPr>
      </w:pPr>
    </w:p>
    <w:p w14:paraId="36CB7F5D" w14:textId="760497A8" w:rsidR="00BA212D" w:rsidRDefault="00213D61" w:rsidP="002077F6">
      <w:pPr>
        <w:pStyle w:val="ListParagraph"/>
        <w:spacing w:after="0" w:line="360" w:lineRule="auto"/>
        <w:ind w:left="0"/>
        <w:jc w:val="both"/>
        <w:rPr>
          <w:rFonts w:ascii="Arial" w:hAnsi="Arial" w:cs="Arial"/>
          <w:sz w:val="24"/>
          <w:szCs w:val="24"/>
        </w:rPr>
      </w:pPr>
      <w:r w:rsidRPr="00ED4E41">
        <w:rPr>
          <w:rFonts w:ascii="Arial" w:hAnsi="Arial" w:cs="Arial"/>
          <w:sz w:val="24"/>
          <w:szCs w:val="24"/>
        </w:rPr>
        <w:t xml:space="preserve">La </w:t>
      </w:r>
      <w:r w:rsidR="00B13F38">
        <w:rPr>
          <w:rFonts w:ascii="Arial" w:hAnsi="Arial" w:cs="Arial"/>
          <w:sz w:val="24"/>
          <w:szCs w:val="24"/>
        </w:rPr>
        <w:t>presente investigación abarca</w:t>
      </w:r>
      <w:r w:rsidRPr="00ED4E41">
        <w:rPr>
          <w:rFonts w:ascii="Arial" w:hAnsi="Arial" w:cs="Arial"/>
          <w:sz w:val="24"/>
          <w:szCs w:val="24"/>
        </w:rPr>
        <w:t xml:space="preserve"> la recopilación de la información, el desarrollo metodológico, </w:t>
      </w:r>
      <w:r w:rsidR="00B13F38">
        <w:rPr>
          <w:rFonts w:ascii="Arial" w:hAnsi="Arial" w:cs="Arial"/>
          <w:sz w:val="24"/>
          <w:szCs w:val="24"/>
        </w:rPr>
        <w:t xml:space="preserve">la </w:t>
      </w:r>
      <w:r w:rsidRPr="00ED4E41">
        <w:rPr>
          <w:rFonts w:ascii="Arial" w:hAnsi="Arial" w:cs="Arial"/>
          <w:sz w:val="24"/>
          <w:szCs w:val="24"/>
        </w:rPr>
        <w:t>conceptualización,</w:t>
      </w:r>
      <w:r w:rsidR="00B13F38">
        <w:rPr>
          <w:rFonts w:ascii="Arial" w:hAnsi="Arial" w:cs="Arial"/>
          <w:sz w:val="24"/>
          <w:szCs w:val="24"/>
        </w:rPr>
        <w:t xml:space="preserve"> el</w:t>
      </w:r>
      <w:r w:rsidRPr="00ED4E41">
        <w:rPr>
          <w:rFonts w:ascii="Arial" w:hAnsi="Arial" w:cs="Arial"/>
          <w:sz w:val="24"/>
          <w:szCs w:val="24"/>
        </w:rPr>
        <w:t xml:space="preserve"> bosqu</w:t>
      </w:r>
      <w:r w:rsidR="003601FC">
        <w:rPr>
          <w:rFonts w:ascii="Arial" w:hAnsi="Arial" w:cs="Arial"/>
          <w:sz w:val="24"/>
          <w:szCs w:val="24"/>
        </w:rPr>
        <w:t>ejo</w:t>
      </w:r>
      <w:r w:rsidRPr="00ED4E41">
        <w:rPr>
          <w:rFonts w:ascii="Arial" w:hAnsi="Arial" w:cs="Arial"/>
          <w:sz w:val="24"/>
          <w:szCs w:val="24"/>
        </w:rPr>
        <w:t xml:space="preserve"> inicial </w:t>
      </w:r>
      <w:r w:rsidR="00B13F38">
        <w:rPr>
          <w:rFonts w:ascii="Arial" w:hAnsi="Arial" w:cs="Arial"/>
          <w:sz w:val="24"/>
          <w:szCs w:val="24"/>
        </w:rPr>
        <w:t xml:space="preserve">y la </w:t>
      </w:r>
      <w:r w:rsidRPr="00ED4E41">
        <w:rPr>
          <w:rFonts w:ascii="Arial" w:hAnsi="Arial" w:cs="Arial"/>
          <w:sz w:val="24"/>
          <w:szCs w:val="24"/>
        </w:rPr>
        <w:t>prueba en fase beta de una versión inicial del integrado</w:t>
      </w:r>
      <w:r w:rsidR="003601FC">
        <w:rPr>
          <w:rFonts w:ascii="Arial" w:hAnsi="Arial" w:cs="Arial"/>
          <w:sz w:val="24"/>
          <w:szCs w:val="24"/>
        </w:rPr>
        <w:t>r</w:t>
      </w:r>
      <w:r w:rsidRPr="00ED4E41">
        <w:rPr>
          <w:rFonts w:ascii="Arial" w:hAnsi="Arial" w:cs="Arial"/>
          <w:sz w:val="24"/>
          <w:szCs w:val="24"/>
        </w:rPr>
        <w:t xml:space="preserve"> de </w:t>
      </w:r>
      <w:r w:rsidRPr="007B0024">
        <w:rPr>
          <w:rFonts w:ascii="Arial" w:hAnsi="Arial" w:cs="Arial"/>
          <w:sz w:val="24"/>
          <w:szCs w:val="24"/>
        </w:rPr>
        <w:t>datos ALO</w:t>
      </w:r>
      <w:r w:rsidR="00E87C05">
        <w:rPr>
          <w:rFonts w:ascii="Arial" w:hAnsi="Arial" w:cs="Arial"/>
          <w:sz w:val="24"/>
          <w:szCs w:val="24"/>
        </w:rPr>
        <w:t xml:space="preserve"> </w:t>
      </w:r>
      <w:commentRangeStart w:id="33"/>
      <w:r w:rsidR="00ED4E41" w:rsidRPr="007B0024">
        <w:rPr>
          <w:rFonts w:ascii="Arial" w:hAnsi="Arial" w:cs="Arial"/>
          <w:sz w:val="24"/>
          <w:szCs w:val="24"/>
        </w:rPr>
        <w:t>(</w:t>
      </w:r>
      <w:r w:rsidR="007B0024" w:rsidRPr="007B0024">
        <w:rPr>
          <w:rFonts w:ascii="Arial" w:hAnsi="Arial" w:cs="Arial"/>
          <w:sz w:val="24"/>
          <w:szCs w:val="24"/>
        </w:rPr>
        <w:t>A</w:t>
      </w:r>
      <w:r w:rsidR="00ED4E41" w:rsidRPr="007B0024">
        <w:rPr>
          <w:rFonts w:ascii="Arial" w:hAnsi="Arial" w:cs="Arial"/>
          <w:sz w:val="24"/>
          <w:szCs w:val="24"/>
        </w:rPr>
        <w:t>rtificial</w:t>
      </w:r>
      <w:r w:rsidR="007B0024" w:rsidRPr="007B0024">
        <w:rPr>
          <w:rFonts w:ascii="Arial" w:hAnsi="Arial" w:cs="Arial"/>
          <w:sz w:val="24"/>
          <w:szCs w:val="24"/>
        </w:rPr>
        <w:t xml:space="preserve"> Lift</w:t>
      </w:r>
      <w:r w:rsidR="00840EBC">
        <w:rPr>
          <w:rFonts w:ascii="Arial" w:hAnsi="Arial" w:cs="Arial"/>
          <w:sz w:val="24"/>
          <w:szCs w:val="24"/>
        </w:rPr>
        <w:t xml:space="preserve"> </w:t>
      </w:r>
      <w:r w:rsidR="007B0024" w:rsidRPr="007B0024">
        <w:rPr>
          <w:rFonts w:ascii="Arial" w:hAnsi="Arial" w:cs="Arial"/>
          <w:sz w:val="24"/>
          <w:szCs w:val="24"/>
        </w:rPr>
        <w:t>Office</w:t>
      </w:r>
      <w:r w:rsidR="00ED4E41" w:rsidRPr="007B0024">
        <w:rPr>
          <w:rFonts w:ascii="Arial" w:hAnsi="Arial" w:cs="Arial"/>
          <w:sz w:val="24"/>
          <w:szCs w:val="24"/>
        </w:rPr>
        <w:t>)</w:t>
      </w:r>
      <w:r w:rsidRPr="007B0024">
        <w:rPr>
          <w:rFonts w:ascii="Arial" w:hAnsi="Arial" w:cs="Arial"/>
          <w:sz w:val="24"/>
          <w:szCs w:val="24"/>
        </w:rPr>
        <w:t>.</w:t>
      </w:r>
      <w:commentRangeEnd w:id="33"/>
      <w:r w:rsidR="00821A8D" w:rsidRPr="002F3F73">
        <w:rPr>
          <w:rFonts w:ascii="Arial" w:hAnsi="Arial" w:cs="Arial"/>
          <w:sz w:val="24"/>
          <w:szCs w:val="24"/>
        </w:rPr>
        <w:commentReference w:id="33"/>
      </w:r>
    </w:p>
    <w:p w14:paraId="1AC040D0" w14:textId="77777777" w:rsidR="00466AC0" w:rsidRDefault="00466AC0" w:rsidP="002077F6">
      <w:pPr>
        <w:pStyle w:val="ListParagraph"/>
        <w:spacing w:after="0" w:line="360" w:lineRule="auto"/>
        <w:ind w:left="0"/>
        <w:jc w:val="both"/>
        <w:rPr>
          <w:rFonts w:ascii="Arial" w:hAnsi="Arial" w:cs="Arial"/>
          <w:sz w:val="24"/>
          <w:szCs w:val="24"/>
        </w:rPr>
      </w:pPr>
    </w:p>
    <w:p w14:paraId="348A696E" w14:textId="0D5B1F7A" w:rsidR="00B760DA" w:rsidRDefault="00BA212D" w:rsidP="002077F6">
      <w:pPr>
        <w:pStyle w:val="ListParagraph"/>
        <w:spacing w:after="0" w:line="360" w:lineRule="auto"/>
        <w:ind w:left="0"/>
        <w:jc w:val="both"/>
        <w:rPr>
          <w:rFonts w:ascii="Arial" w:hAnsi="Arial" w:cs="Arial"/>
          <w:sz w:val="24"/>
          <w:szCs w:val="24"/>
        </w:rPr>
      </w:pPr>
      <w:r w:rsidRPr="002F3F73">
        <w:rPr>
          <w:rFonts w:ascii="Arial" w:hAnsi="Arial" w:cs="Arial"/>
          <w:sz w:val="24"/>
          <w:szCs w:val="24"/>
        </w:rPr>
        <w:lastRenderedPageBreak/>
        <w:t xml:space="preserve">ALO busca </w:t>
      </w:r>
      <w:r w:rsidR="002F3F73" w:rsidRPr="002F3F73">
        <w:rPr>
          <w:rFonts w:ascii="Arial" w:hAnsi="Arial" w:cs="Arial"/>
          <w:sz w:val="24"/>
          <w:szCs w:val="24"/>
        </w:rPr>
        <w:t xml:space="preserve">dar el </w:t>
      </w:r>
      <w:r w:rsidRPr="002F3F73">
        <w:rPr>
          <w:rFonts w:ascii="Arial" w:hAnsi="Arial" w:cs="Arial"/>
          <w:sz w:val="24"/>
          <w:szCs w:val="24"/>
        </w:rPr>
        <w:t>primer paso en la automatización inteligente de gestión de data, análisis, diagnóstico y optimización en base a las nuevas tendencias de “Big Data managment” para campos Petrolíferos. Desarrollado pensando en los diversos tipos de usuario</w:t>
      </w:r>
      <w:r w:rsidR="00B13F38">
        <w:rPr>
          <w:rFonts w:ascii="Arial" w:hAnsi="Arial" w:cs="Arial"/>
          <w:sz w:val="24"/>
          <w:szCs w:val="24"/>
        </w:rPr>
        <w:t>s</w:t>
      </w:r>
      <w:r w:rsidRPr="002F3F73">
        <w:rPr>
          <w:rFonts w:ascii="Arial" w:hAnsi="Arial" w:cs="Arial"/>
          <w:sz w:val="24"/>
          <w:szCs w:val="24"/>
        </w:rPr>
        <w:t xml:space="preserve"> (Gerentes, Ingenieros, Técnicos), es una plataforma en constante evolución creada en base a la experiencia</w:t>
      </w:r>
      <w:r w:rsidR="007E5320">
        <w:rPr>
          <w:rFonts w:ascii="Arial" w:hAnsi="Arial" w:cs="Arial"/>
          <w:sz w:val="24"/>
          <w:szCs w:val="24"/>
        </w:rPr>
        <w:t xml:space="preserve"> </w:t>
      </w:r>
      <w:r w:rsidRPr="002F3F73">
        <w:rPr>
          <w:rFonts w:ascii="Arial" w:hAnsi="Arial" w:cs="Arial"/>
          <w:sz w:val="24"/>
          <w:szCs w:val="24"/>
        </w:rPr>
        <w:t>personal de</w:t>
      </w:r>
      <w:r w:rsidR="002F3F73" w:rsidRPr="002F3F73">
        <w:rPr>
          <w:rFonts w:ascii="Arial" w:hAnsi="Arial" w:cs="Arial"/>
          <w:sz w:val="24"/>
          <w:szCs w:val="24"/>
        </w:rPr>
        <w:t xml:space="preserve"> ingenieros con alto nivel </w:t>
      </w:r>
      <w:r w:rsidRPr="002F3F73">
        <w:rPr>
          <w:rFonts w:ascii="Arial" w:hAnsi="Arial" w:cs="Arial"/>
          <w:sz w:val="24"/>
          <w:szCs w:val="24"/>
        </w:rPr>
        <w:t>en sistemas de gestión de base</w:t>
      </w:r>
      <w:r w:rsidR="002F3F73" w:rsidRPr="002F3F73">
        <w:rPr>
          <w:rFonts w:ascii="Arial" w:hAnsi="Arial" w:cs="Arial"/>
          <w:sz w:val="24"/>
          <w:szCs w:val="24"/>
        </w:rPr>
        <w:t>s de datos</w:t>
      </w:r>
      <w:r w:rsidRPr="002F3F73">
        <w:rPr>
          <w:rFonts w:ascii="Arial" w:hAnsi="Arial" w:cs="Arial"/>
          <w:sz w:val="24"/>
          <w:szCs w:val="24"/>
        </w:rPr>
        <w:t>.</w:t>
      </w:r>
      <w:r w:rsidR="007E5320">
        <w:rPr>
          <w:rFonts w:ascii="Arial" w:hAnsi="Arial" w:cs="Arial"/>
          <w:sz w:val="24"/>
          <w:szCs w:val="24"/>
        </w:rPr>
        <w:t xml:space="preserve"> Este sistema ayudará en la </w:t>
      </w:r>
      <w:r w:rsidR="00B760DA" w:rsidRPr="007E5320">
        <w:rPr>
          <w:rFonts w:ascii="Arial" w:hAnsi="Arial" w:cs="Arial"/>
          <w:sz w:val="24"/>
          <w:szCs w:val="24"/>
        </w:rPr>
        <w:t xml:space="preserve">identificación y anticipación de </w:t>
      </w:r>
      <w:r w:rsidR="007E5320" w:rsidRPr="007E5320">
        <w:rPr>
          <w:rFonts w:ascii="Arial" w:hAnsi="Arial" w:cs="Arial"/>
          <w:sz w:val="24"/>
          <w:szCs w:val="24"/>
        </w:rPr>
        <w:t xml:space="preserve">las </w:t>
      </w:r>
      <w:r w:rsidR="00B760DA" w:rsidRPr="007E5320">
        <w:rPr>
          <w:rFonts w:ascii="Arial" w:hAnsi="Arial" w:cs="Arial"/>
          <w:sz w:val="24"/>
          <w:szCs w:val="24"/>
        </w:rPr>
        <w:t>caídas de producción y determinación de acciones preventivas que mantengan la operación est</w:t>
      </w:r>
      <w:r w:rsidR="007E5320" w:rsidRPr="007E5320">
        <w:rPr>
          <w:rFonts w:ascii="Arial" w:hAnsi="Arial" w:cs="Arial"/>
          <w:sz w:val="24"/>
          <w:szCs w:val="24"/>
        </w:rPr>
        <w:t>able de producción de los pozos, dentro de las cuales se encuentran: reespaceos, cambio de tiro, prueba de presión</w:t>
      </w:r>
      <w:r w:rsidR="00EE6B23">
        <w:rPr>
          <w:rFonts w:ascii="Arial" w:hAnsi="Arial" w:cs="Arial"/>
          <w:sz w:val="24"/>
          <w:szCs w:val="24"/>
        </w:rPr>
        <w:t xml:space="preserve">, disminución de velocidad y </w:t>
      </w:r>
      <w:r w:rsidR="007E5320" w:rsidRPr="007E5320">
        <w:rPr>
          <w:rFonts w:ascii="Arial" w:hAnsi="Arial" w:cs="Arial"/>
          <w:sz w:val="24"/>
          <w:szCs w:val="24"/>
        </w:rPr>
        <w:t>cambio</w:t>
      </w:r>
      <w:r w:rsidR="00EE6B23">
        <w:rPr>
          <w:rFonts w:ascii="Arial" w:hAnsi="Arial" w:cs="Arial"/>
          <w:sz w:val="24"/>
          <w:szCs w:val="24"/>
        </w:rPr>
        <w:t xml:space="preserve"> de bombas; lo que a</w:t>
      </w:r>
      <w:r w:rsidR="007E5320" w:rsidRPr="007E5320">
        <w:rPr>
          <w:rFonts w:ascii="Arial" w:hAnsi="Arial" w:cs="Arial"/>
          <w:sz w:val="24"/>
          <w:szCs w:val="24"/>
        </w:rPr>
        <w:t>demás</w:t>
      </w:r>
      <w:r w:rsidR="00EE6B23">
        <w:rPr>
          <w:rFonts w:ascii="Arial" w:hAnsi="Arial" w:cs="Arial"/>
          <w:sz w:val="24"/>
          <w:szCs w:val="24"/>
        </w:rPr>
        <w:t xml:space="preserve"> permite</w:t>
      </w:r>
      <w:r w:rsidR="007E5320" w:rsidRPr="007E5320">
        <w:rPr>
          <w:rFonts w:ascii="Arial" w:hAnsi="Arial" w:cs="Arial"/>
          <w:sz w:val="24"/>
          <w:szCs w:val="24"/>
        </w:rPr>
        <w:t xml:space="preserve"> a</w:t>
      </w:r>
      <w:r w:rsidR="00B760DA" w:rsidRPr="007E5320">
        <w:rPr>
          <w:rFonts w:ascii="Arial" w:hAnsi="Arial" w:cs="Arial"/>
          <w:sz w:val="24"/>
          <w:szCs w:val="24"/>
        </w:rPr>
        <w:t>segurar la adquisición de data, análisis, monitoreo</w:t>
      </w:r>
      <w:r w:rsidR="007E5320" w:rsidRPr="007E5320">
        <w:rPr>
          <w:rFonts w:ascii="Arial" w:hAnsi="Arial" w:cs="Arial"/>
          <w:sz w:val="24"/>
          <w:szCs w:val="24"/>
        </w:rPr>
        <w:t xml:space="preserve"> y</w:t>
      </w:r>
      <w:r w:rsidR="00B760DA" w:rsidRPr="007E5320">
        <w:rPr>
          <w:rFonts w:ascii="Arial" w:hAnsi="Arial" w:cs="Arial"/>
          <w:sz w:val="24"/>
          <w:szCs w:val="24"/>
        </w:rPr>
        <w:t xml:space="preserve"> procesamiento de la misma</w:t>
      </w:r>
      <w:r w:rsidR="007E5320" w:rsidRPr="007E5320">
        <w:rPr>
          <w:rFonts w:ascii="Arial" w:hAnsi="Arial" w:cs="Arial"/>
          <w:sz w:val="24"/>
          <w:szCs w:val="24"/>
        </w:rPr>
        <w:t>.</w:t>
      </w:r>
    </w:p>
    <w:p w14:paraId="1286D0F8" w14:textId="77777777" w:rsidR="003601FC" w:rsidRPr="00DC4CC6" w:rsidRDefault="003601FC" w:rsidP="002077F6">
      <w:pPr>
        <w:tabs>
          <w:tab w:val="left" w:pos="5828"/>
        </w:tabs>
        <w:spacing w:line="360" w:lineRule="auto"/>
        <w:jc w:val="both"/>
        <w:rPr>
          <w:rFonts w:ascii="Arial" w:hAnsi="Arial" w:cs="Arial"/>
          <w:color w:val="FF0000"/>
          <w:sz w:val="24"/>
          <w:szCs w:val="24"/>
        </w:rPr>
      </w:pPr>
    </w:p>
    <w:p w14:paraId="590B7762" w14:textId="77777777" w:rsidR="003011C4" w:rsidRDefault="003011C4" w:rsidP="002077F6">
      <w:pPr>
        <w:pStyle w:val="ListParagraph"/>
        <w:numPr>
          <w:ilvl w:val="1"/>
          <w:numId w:val="5"/>
        </w:numPr>
        <w:spacing w:after="0" w:line="360" w:lineRule="auto"/>
        <w:jc w:val="both"/>
        <w:outlineLvl w:val="0"/>
        <w:rPr>
          <w:rFonts w:ascii="Arial" w:hAnsi="Arial" w:cs="Arial"/>
          <w:b/>
          <w:sz w:val="24"/>
          <w:szCs w:val="24"/>
        </w:rPr>
      </w:pPr>
      <w:bookmarkStart w:id="34" w:name="_Toc516404807"/>
      <w:r w:rsidRPr="004F1746">
        <w:rPr>
          <w:rFonts w:ascii="Arial" w:hAnsi="Arial" w:cs="Arial"/>
          <w:b/>
          <w:sz w:val="24"/>
          <w:szCs w:val="24"/>
        </w:rPr>
        <w:t>Delimitación de la investigación</w:t>
      </w:r>
      <w:bookmarkEnd w:id="34"/>
    </w:p>
    <w:p w14:paraId="2AC21FE7" w14:textId="77777777" w:rsidR="00851F46" w:rsidRDefault="00851F46" w:rsidP="002077F6">
      <w:pPr>
        <w:pStyle w:val="ListParagraph"/>
        <w:spacing w:line="360" w:lineRule="auto"/>
        <w:ind w:left="300" w:firstLine="57"/>
        <w:jc w:val="both"/>
        <w:rPr>
          <w:rFonts w:ascii="Arial" w:hAnsi="Arial" w:cs="Arial"/>
          <w:sz w:val="24"/>
          <w:szCs w:val="24"/>
          <w:lang w:val="es-VE"/>
        </w:rPr>
      </w:pPr>
    </w:p>
    <w:p w14:paraId="48F7D9EA" w14:textId="32D2C7D8" w:rsidR="003011C4" w:rsidRPr="00CE6179" w:rsidRDefault="00D37B2D" w:rsidP="002077F6">
      <w:pPr>
        <w:spacing w:line="360" w:lineRule="auto"/>
        <w:jc w:val="both"/>
        <w:rPr>
          <w:rFonts w:ascii="Arial" w:hAnsi="Arial" w:cs="Arial"/>
          <w:sz w:val="24"/>
          <w:szCs w:val="24"/>
        </w:rPr>
      </w:pPr>
      <w:commentRangeStart w:id="35"/>
      <w:commentRangeStart w:id="36"/>
      <w:r w:rsidRPr="00C73DF9">
        <w:rPr>
          <w:rFonts w:ascii="Arial" w:hAnsi="Arial" w:cs="Arial"/>
          <w:sz w:val="24"/>
          <w:szCs w:val="24"/>
          <w:lang w:val="es-VE"/>
        </w:rPr>
        <w:t>Temporalmente l</w:t>
      </w:r>
      <w:r w:rsidRPr="00C73DF9">
        <w:rPr>
          <w:rFonts w:ascii="Arial" w:hAnsi="Arial" w:cs="Arial"/>
          <w:sz w:val="24"/>
          <w:szCs w:val="24"/>
        </w:rPr>
        <w:t>a i</w:t>
      </w:r>
      <w:r w:rsidR="00C941A3" w:rsidRPr="00C73DF9">
        <w:rPr>
          <w:rFonts w:ascii="Arial" w:hAnsi="Arial" w:cs="Arial"/>
          <w:sz w:val="24"/>
          <w:szCs w:val="24"/>
        </w:rPr>
        <w:t xml:space="preserve">nvestigación </w:t>
      </w:r>
      <w:r w:rsidR="00C718E1" w:rsidRPr="00C73DF9">
        <w:rPr>
          <w:rFonts w:ascii="Arial" w:hAnsi="Arial" w:cs="Arial"/>
          <w:sz w:val="24"/>
          <w:szCs w:val="24"/>
        </w:rPr>
        <w:t>está</w:t>
      </w:r>
      <w:r w:rsidR="00C941A3" w:rsidRPr="00C73DF9">
        <w:rPr>
          <w:rFonts w:ascii="Arial" w:hAnsi="Arial" w:cs="Arial"/>
          <w:sz w:val="24"/>
          <w:szCs w:val="24"/>
        </w:rPr>
        <w:t xml:space="preserve"> delimitada por razones de tiempo y complejidad a un periodo de 6 meses  a partir de</w:t>
      </w:r>
      <w:r w:rsidR="00EE6B23" w:rsidRPr="00C73DF9">
        <w:rPr>
          <w:rFonts w:ascii="Arial" w:hAnsi="Arial" w:cs="Arial"/>
          <w:sz w:val="24"/>
          <w:szCs w:val="24"/>
        </w:rPr>
        <w:t>l mes de</w:t>
      </w:r>
      <w:r w:rsidR="00C941A3" w:rsidRPr="00C73DF9">
        <w:rPr>
          <w:rFonts w:ascii="Arial" w:hAnsi="Arial" w:cs="Arial"/>
          <w:sz w:val="24"/>
          <w:szCs w:val="24"/>
        </w:rPr>
        <w:t xml:space="preserve"> octubre de 2018 hasta </w:t>
      </w:r>
      <w:r w:rsidR="00EE6B23" w:rsidRPr="00C73DF9">
        <w:rPr>
          <w:rFonts w:ascii="Arial" w:hAnsi="Arial" w:cs="Arial"/>
          <w:sz w:val="24"/>
          <w:szCs w:val="24"/>
        </w:rPr>
        <w:t xml:space="preserve">el mes de </w:t>
      </w:r>
      <w:r w:rsidR="00C941A3" w:rsidRPr="00C73DF9">
        <w:rPr>
          <w:rFonts w:ascii="Arial" w:hAnsi="Arial" w:cs="Arial"/>
          <w:sz w:val="24"/>
          <w:szCs w:val="24"/>
        </w:rPr>
        <w:t>marzo de 2019.</w:t>
      </w:r>
      <w:commentRangeEnd w:id="35"/>
      <w:r w:rsidR="00821A8D" w:rsidRPr="00C73DF9">
        <w:rPr>
          <w:rStyle w:val="CommentReference"/>
        </w:rPr>
        <w:commentReference w:id="35"/>
      </w:r>
      <w:commentRangeEnd w:id="36"/>
      <w:r w:rsidRPr="00C73DF9">
        <w:rPr>
          <w:rStyle w:val="CommentReference"/>
        </w:rPr>
        <w:commentReference w:id="36"/>
      </w:r>
      <w:r w:rsidR="00C941A3" w:rsidRPr="00C73DF9">
        <w:rPr>
          <w:rFonts w:ascii="Arial" w:hAnsi="Arial" w:cs="Arial"/>
          <w:sz w:val="24"/>
          <w:szCs w:val="24"/>
        </w:rPr>
        <w:t xml:space="preserve">Espacialmente </w:t>
      </w:r>
      <w:r w:rsidR="00EE6B23" w:rsidRPr="00C73DF9">
        <w:rPr>
          <w:rFonts w:ascii="Arial" w:hAnsi="Arial" w:cs="Arial"/>
          <w:sz w:val="24"/>
          <w:szCs w:val="24"/>
        </w:rPr>
        <w:t>se tomaran como muestra</w:t>
      </w:r>
      <w:r w:rsidR="00C941A3" w:rsidRPr="00C73DF9">
        <w:rPr>
          <w:rFonts w:ascii="Arial" w:hAnsi="Arial" w:cs="Arial"/>
          <w:sz w:val="24"/>
          <w:szCs w:val="24"/>
        </w:rPr>
        <w:t xml:space="preserve"> los pozos con sistema de levantamiento por bombe</w:t>
      </w:r>
      <w:r w:rsidR="00821A8D" w:rsidRPr="00C73DF9">
        <w:rPr>
          <w:rFonts w:ascii="Arial" w:hAnsi="Arial" w:cs="Arial"/>
          <w:sz w:val="24"/>
          <w:szCs w:val="24"/>
        </w:rPr>
        <w:t>o mecánico categoría 1 y 2 del Campo Lagunillas T</w:t>
      </w:r>
      <w:r w:rsidR="00C941A3" w:rsidRPr="00C73DF9">
        <w:rPr>
          <w:rFonts w:ascii="Arial" w:hAnsi="Arial" w:cs="Arial"/>
          <w:sz w:val="24"/>
          <w:szCs w:val="24"/>
        </w:rPr>
        <w:t>ierra</w:t>
      </w:r>
      <w:r w:rsidR="00EE6B23" w:rsidRPr="00C73DF9">
        <w:rPr>
          <w:rFonts w:ascii="Arial" w:hAnsi="Arial" w:cs="Arial"/>
          <w:sz w:val="24"/>
          <w:szCs w:val="24"/>
        </w:rPr>
        <w:t xml:space="preserve">, este </w:t>
      </w:r>
      <w:r w:rsidR="00851F46" w:rsidRPr="00C73DF9">
        <w:rPr>
          <w:rFonts w:ascii="Arial" w:hAnsi="Arial" w:cs="Arial"/>
          <w:sz w:val="24"/>
          <w:szCs w:val="24"/>
        </w:rPr>
        <w:t xml:space="preserve">estudio se </w:t>
      </w:r>
      <w:r w:rsidR="00FF5BA9" w:rsidRPr="00C73DF9">
        <w:rPr>
          <w:rFonts w:ascii="Arial" w:hAnsi="Arial" w:cs="Arial"/>
          <w:sz w:val="24"/>
          <w:szCs w:val="24"/>
        </w:rPr>
        <w:t>producirá</w:t>
      </w:r>
      <w:r w:rsidR="00851F46" w:rsidRPr="00C73DF9">
        <w:rPr>
          <w:rFonts w:ascii="Arial" w:hAnsi="Arial" w:cs="Arial"/>
          <w:sz w:val="24"/>
          <w:szCs w:val="24"/>
        </w:rPr>
        <w:t xml:space="preserve"> en La Universidad del Zulia, en el campo de la ingeniería de petróleo, específicamente en el área de producción.</w:t>
      </w:r>
    </w:p>
    <w:p w14:paraId="676FAFCF" w14:textId="77777777" w:rsidR="003011C4" w:rsidRPr="00EE6B23" w:rsidRDefault="003011C4" w:rsidP="00EE6B23">
      <w:pPr>
        <w:spacing w:after="0" w:line="360" w:lineRule="auto"/>
        <w:jc w:val="both"/>
        <w:rPr>
          <w:rFonts w:ascii="Arial" w:hAnsi="Arial" w:cs="Arial"/>
          <w:sz w:val="24"/>
          <w:szCs w:val="24"/>
        </w:rPr>
      </w:pPr>
    </w:p>
    <w:p w14:paraId="42B8952E" w14:textId="77777777" w:rsidR="00E71C88" w:rsidRDefault="003011C4" w:rsidP="002077F6">
      <w:pPr>
        <w:pStyle w:val="ListParagraph"/>
        <w:numPr>
          <w:ilvl w:val="1"/>
          <w:numId w:val="5"/>
        </w:numPr>
        <w:spacing w:after="0" w:line="360" w:lineRule="auto"/>
        <w:jc w:val="both"/>
        <w:outlineLvl w:val="0"/>
        <w:rPr>
          <w:rFonts w:ascii="Arial" w:hAnsi="Arial" w:cs="Arial"/>
          <w:b/>
          <w:sz w:val="24"/>
          <w:szCs w:val="24"/>
        </w:rPr>
      </w:pPr>
      <w:bookmarkStart w:id="37" w:name="_Toc516404808"/>
      <w:r w:rsidRPr="00E71C88">
        <w:rPr>
          <w:rFonts w:ascii="Arial" w:hAnsi="Arial" w:cs="Arial"/>
          <w:b/>
          <w:sz w:val="24"/>
          <w:szCs w:val="24"/>
        </w:rPr>
        <w:t>Antecedentes de la investigación</w:t>
      </w:r>
      <w:bookmarkEnd w:id="37"/>
    </w:p>
    <w:p w14:paraId="3E3FDEA7" w14:textId="77777777" w:rsidR="00E52262" w:rsidRPr="00E71C88" w:rsidRDefault="00E52262" w:rsidP="002077F6">
      <w:pPr>
        <w:pStyle w:val="ListParagraph"/>
        <w:spacing w:after="0" w:line="360" w:lineRule="auto"/>
        <w:ind w:left="357"/>
        <w:jc w:val="both"/>
        <w:outlineLvl w:val="0"/>
        <w:rPr>
          <w:rFonts w:ascii="Arial" w:hAnsi="Arial" w:cs="Arial"/>
          <w:b/>
          <w:sz w:val="24"/>
          <w:szCs w:val="24"/>
        </w:rPr>
      </w:pPr>
    </w:p>
    <w:p w14:paraId="334D7773" w14:textId="16DBCB02" w:rsidR="002D458E" w:rsidRDefault="00B30E67" w:rsidP="002077F6">
      <w:pPr>
        <w:tabs>
          <w:tab w:val="left" w:pos="5828"/>
        </w:tabs>
        <w:spacing w:line="360" w:lineRule="auto"/>
        <w:jc w:val="both"/>
        <w:rPr>
          <w:rFonts w:ascii="Arial" w:hAnsi="Arial" w:cs="Arial"/>
          <w:bCs/>
          <w:color w:val="000000"/>
          <w:sz w:val="24"/>
          <w:szCs w:val="24"/>
        </w:rPr>
      </w:pPr>
      <w:r>
        <w:rPr>
          <w:rFonts w:ascii="Arial" w:hAnsi="Arial" w:cs="Arial"/>
          <w:bCs/>
          <w:color w:val="000000"/>
          <w:sz w:val="24"/>
          <w:szCs w:val="24"/>
        </w:rPr>
        <w:t xml:space="preserve">Seleccione los </w:t>
      </w:r>
      <w:r w:rsidR="003011C4" w:rsidRPr="004F1746">
        <w:rPr>
          <w:rFonts w:ascii="Arial" w:hAnsi="Arial" w:cs="Arial"/>
          <w:bCs/>
          <w:color w:val="000000"/>
          <w:sz w:val="24"/>
          <w:szCs w:val="24"/>
        </w:rPr>
        <w:t>trabajo</w:t>
      </w:r>
      <w:r>
        <w:rPr>
          <w:rFonts w:ascii="Arial" w:hAnsi="Arial" w:cs="Arial"/>
          <w:bCs/>
          <w:color w:val="000000"/>
          <w:sz w:val="24"/>
          <w:szCs w:val="24"/>
        </w:rPr>
        <w:t>s</w:t>
      </w:r>
      <w:r w:rsidR="003011C4" w:rsidRPr="004F1746">
        <w:rPr>
          <w:rFonts w:ascii="Arial" w:hAnsi="Arial" w:cs="Arial"/>
          <w:bCs/>
          <w:color w:val="000000"/>
          <w:sz w:val="24"/>
          <w:szCs w:val="24"/>
        </w:rPr>
        <w:t xml:space="preserve"> de investigación cuyo contenido brinde soporte desde el punto de vista metodológico y teórico a futuras investigaciones, </w:t>
      </w:r>
      <w:r w:rsidR="00EE6B23">
        <w:rPr>
          <w:rFonts w:ascii="Arial" w:hAnsi="Arial" w:cs="Arial"/>
          <w:bCs/>
          <w:color w:val="000000"/>
          <w:sz w:val="24"/>
          <w:szCs w:val="24"/>
        </w:rPr>
        <w:t xml:space="preserve">los cuales son </w:t>
      </w:r>
      <w:r w:rsidR="003011C4" w:rsidRPr="004F1746">
        <w:rPr>
          <w:rFonts w:ascii="Arial" w:hAnsi="Arial" w:cs="Arial"/>
          <w:bCs/>
          <w:color w:val="000000"/>
          <w:sz w:val="24"/>
          <w:szCs w:val="24"/>
        </w:rPr>
        <w:t>calificado</w:t>
      </w:r>
      <w:r w:rsidR="00EE6B23">
        <w:rPr>
          <w:rFonts w:ascii="Arial" w:hAnsi="Arial" w:cs="Arial"/>
          <w:bCs/>
          <w:color w:val="000000"/>
          <w:sz w:val="24"/>
          <w:szCs w:val="24"/>
        </w:rPr>
        <w:t>s</w:t>
      </w:r>
      <w:r w:rsidR="003011C4" w:rsidRPr="004F1746">
        <w:rPr>
          <w:rFonts w:ascii="Arial" w:hAnsi="Arial" w:cs="Arial"/>
          <w:bCs/>
          <w:color w:val="000000"/>
          <w:sz w:val="24"/>
          <w:szCs w:val="24"/>
        </w:rPr>
        <w:t xml:space="preserve"> como antecedente de investigación. </w:t>
      </w:r>
      <w:r w:rsidR="00882555">
        <w:rPr>
          <w:rFonts w:ascii="Arial" w:hAnsi="Arial" w:cs="Arial"/>
          <w:bCs/>
          <w:color w:val="000000"/>
          <w:sz w:val="24"/>
          <w:szCs w:val="24"/>
        </w:rPr>
        <w:t>Para brindarle</w:t>
      </w:r>
      <w:r w:rsidR="003011C4" w:rsidRPr="004F1746">
        <w:rPr>
          <w:rFonts w:ascii="Arial" w:hAnsi="Arial" w:cs="Arial"/>
          <w:bCs/>
          <w:color w:val="000000"/>
          <w:sz w:val="24"/>
          <w:szCs w:val="24"/>
        </w:rPr>
        <w:t xml:space="preserve"> al investigador</w:t>
      </w:r>
      <w:r w:rsidR="00CD1BC1">
        <w:rPr>
          <w:rFonts w:ascii="Arial" w:hAnsi="Arial" w:cs="Arial"/>
          <w:bCs/>
          <w:color w:val="000000"/>
          <w:sz w:val="24"/>
          <w:szCs w:val="24"/>
        </w:rPr>
        <w:t xml:space="preserve"> y</w:t>
      </w:r>
      <w:r w:rsidR="003011C4" w:rsidRPr="004F1746">
        <w:rPr>
          <w:rFonts w:ascii="Arial" w:hAnsi="Arial" w:cs="Arial"/>
          <w:bCs/>
          <w:color w:val="000000"/>
          <w:sz w:val="24"/>
          <w:szCs w:val="24"/>
        </w:rPr>
        <w:t xml:space="preserve"> tener una guía documental para</w:t>
      </w:r>
      <w:r w:rsidR="00955AA8">
        <w:rPr>
          <w:rFonts w:ascii="Arial" w:hAnsi="Arial" w:cs="Arial"/>
          <w:bCs/>
          <w:color w:val="000000"/>
          <w:sz w:val="24"/>
          <w:szCs w:val="24"/>
        </w:rPr>
        <w:t xml:space="preserve"> crear nuevas directrices en </w:t>
      </w:r>
      <w:r w:rsidR="003011C4" w:rsidRPr="004F1746">
        <w:rPr>
          <w:rFonts w:ascii="Arial" w:hAnsi="Arial" w:cs="Arial"/>
          <w:bCs/>
          <w:color w:val="000000"/>
          <w:sz w:val="24"/>
          <w:szCs w:val="24"/>
        </w:rPr>
        <w:t xml:space="preserve"> su propio trabajo, y en base a ésta plantear una nueva problemática tomando en consideración los resultados obtenidos anteriormente. De esta forma, a continuación, se muestra el aporte de cada uno de los antecedentes consultados al presente proyecto de investigación</w:t>
      </w:r>
      <w:r w:rsidR="003534F1">
        <w:rPr>
          <w:rFonts w:ascii="Arial" w:hAnsi="Arial" w:cs="Arial"/>
          <w:bCs/>
          <w:color w:val="000000"/>
          <w:sz w:val="24"/>
          <w:szCs w:val="24"/>
        </w:rPr>
        <w:t>.</w:t>
      </w:r>
    </w:p>
    <w:p w14:paraId="3DEC34E5" w14:textId="77777777" w:rsidR="00E71C88" w:rsidRPr="004C4C8C" w:rsidRDefault="00E71C88" w:rsidP="002077F6">
      <w:pPr>
        <w:pStyle w:val="ListParagraph"/>
        <w:numPr>
          <w:ilvl w:val="0"/>
          <w:numId w:val="16"/>
        </w:numPr>
        <w:tabs>
          <w:tab w:val="left" w:pos="5828"/>
        </w:tabs>
        <w:spacing w:line="360" w:lineRule="auto"/>
        <w:jc w:val="both"/>
      </w:pPr>
      <w:r w:rsidRPr="004C4C8C">
        <w:rPr>
          <w:rFonts w:ascii="Arial" w:hAnsi="Arial" w:cs="Arial"/>
          <w:b/>
          <w:bCs/>
          <w:color w:val="000000"/>
          <w:sz w:val="24"/>
          <w:szCs w:val="24"/>
        </w:rPr>
        <w:lastRenderedPageBreak/>
        <w:t>Ershaghi, I.,  Ershaghi, M., Popa,A. (2018) “Data Ethics in Oil and Gas Operations” Documento presentado en la Reunión Regional del Oeste de la SPE celebrada en Ga</w:t>
      </w:r>
      <w:r w:rsidR="000400F9" w:rsidRPr="004C4C8C">
        <w:rPr>
          <w:rFonts w:ascii="Arial" w:hAnsi="Arial" w:cs="Arial"/>
          <w:b/>
          <w:bCs/>
          <w:color w:val="000000"/>
          <w:sz w:val="24"/>
          <w:szCs w:val="24"/>
        </w:rPr>
        <w:t>rden Grove, California, EE. UU.</w:t>
      </w:r>
    </w:p>
    <w:p w14:paraId="29B5FEEC" w14:textId="77777777" w:rsidR="002D15B1" w:rsidRDefault="002D15B1" w:rsidP="002077F6">
      <w:pPr>
        <w:pStyle w:val="Default"/>
        <w:tabs>
          <w:tab w:val="left" w:pos="5828"/>
        </w:tabs>
        <w:spacing w:line="360" w:lineRule="auto"/>
        <w:jc w:val="both"/>
        <w:rPr>
          <w:rFonts w:ascii="Arial" w:hAnsi="Arial" w:cs="Arial"/>
        </w:rPr>
      </w:pPr>
    </w:p>
    <w:p w14:paraId="46017362" w14:textId="369D498E" w:rsidR="00E71C88" w:rsidRDefault="00935BED" w:rsidP="002077F6">
      <w:pPr>
        <w:pStyle w:val="Default"/>
        <w:tabs>
          <w:tab w:val="left" w:pos="5828"/>
        </w:tabs>
        <w:spacing w:line="360" w:lineRule="auto"/>
        <w:jc w:val="both"/>
        <w:rPr>
          <w:rFonts w:ascii="Arial" w:hAnsi="Arial" w:cs="Arial"/>
        </w:rPr>
      </w:pPr>
      <w:r>
        <w:rPr>
          <w:rFonts w:ascii="Arial" w:hAnsi="Arial" w:cs="Arial"/>
        </w:rPr>
        <w:t>Este artículo</w:t>
      </w:r>
      <w:r w:rsidR="00B24562">
        <w:rPr>
          <w:rFonts w:ascii="Arial" w:hAnsi="Arial" w:cs="Arial"/>
        </w:rPr>
        <w:t xml:space="preserve"> trata</w:t>
      </w:r>
      <w:r>
        <w:rPr>
          <w:rFonts w:ascii="Arial" w:hAnsi="Arial" w:cs="Arial"/>
        </w:rPr>
        <w:t xml:space="preserve"> sobre la importancia de la automatización de la información, recalca</w:t>
      </w:r>
      <w:r w:rsidR="00B24562">
        <w:rPr>
          <w:rFonts w:ascii="Arial" w:hAnsi="Arial" w:cs="Arial"/>
        </w:rPr>
        <w:t xml:space="preserve"> el beneficio de </w:t>
      </w:r>
      <w:r w:rsidR="00AE57F2" w:rsidRPr="00AE57F2">
        <w:rPr>
          <w:rFonts w:ascii="Arial" w:hAnsi="Arial" w:cs="Arial"/>
        </w:rPr>
        <w:t>procesos asistidos por computadora</w:t>
      </w:r>
      <w:r w:rsidR="00B24562">
        <w:rPr>
          <w:rFonts w:ascii="Arial" w:hAnsi="Arial" w:cs="Arial"/>
        </w:rPr>
        <w:t>s los cuales y</w:t>
      </w:r>
      <w:r w:rsidR="00AE57F2" w:rsidRPr="00AE57F2">
        <w:rPr>
          <w:rFonts w:ascii="Arial" w:hAnsi="Arial" w:cs="Arial"/>
        </w:rPr>
        <w:t xml:space="preserve">a han dejado su marca </w:t>
      </w:r>
      <w:r w:rsidR="00B24562">
        <w:rPr>
          <w:rFonts w:ascii="Arial" w:hAnsi="Arial" w:cs="Arial"/>
        </w:rPr>
        <w:t>e</w:t>
      </w:r>
      <w:r w:rsidR="00766E2E">
        <w:rPr>
          <w:rFonts w:ascii="Arial" w:hAnsi="Arial" w:cs="Arial"/>
        </w:rPr>
        <w:t>n áreas como levantamiento</w:t>
      </w:r>
      <w:r w:rsidR="00624FFE">
        <w:rPr>
          <w:rStyle w:val="CommentReference"/>
          <w:rFonts w:ascii="Calibri" w:eastAsia="Calibri" w:hAnsi="Calibri" w:cs="Times New Roman"/>
          <w:color w:val="auto"/>
        </w:rPr>
        <w:commentReference w:id="38"/>
      </w:r>
      <w:r w:rsidR="0095366D">
        <w:rPr>
          <w:rFonts w:ascii="Arial" w:hAnsi="Arial" w:cs="Arial"/>
        </w:rPr>
        <w:t xml:space="preserve"> </w:t>
      </w:r>
      <w:r w:rsidR="00AE57F2" w:rsidRPr="00AE57F2">
        <w:rPr>
          <w:rFonts w:ascii="Arial" w:hAnsi="Arial" w:cs="Arial"/>
        </w:rPr>
        <w:t xml:space="preserve">artificial, el transporte por tuberías y las operaciones </w:t>
      </w:r>
      <w:r w:rsidR="003601FC">
        <w:rPr>
          <w:rFonts w:ascii="Arial" w:hAnsi="Arial" w:cs="Arial"/>
        </w:rPr>
        <w:t>costa afuera</w:t>
      </w:r>
      <w:r w:rsidR="00AE57F2" w:rsidRPr="00AE57F2">
        <w:rPr>
          <w:rFonts w:ascii="Arial" w:hAnsi="Arial" w:cs="Arial"/>
        </w:rPr>
        <w:t>, estas técnicas de análisis de datos han ayudado en la detección y predicción de fallos y en la gestión int</w:t>
      </w:r>
      <w:r w:rsidR="00B500B9">
        <w:rPr>
          <w:rFonts w:ascii="Arial" w:hAnsi="Arial" w:cs="Arial"/>
        </w:rPr>
        <w:t>eligente de dichas operaciones. Estos</w:t>
      </w:r>
      <w:r w:rsidR="00E71C88">
        <w:rPr>
          <w:rFonts w:ascii="Arial" w:hAnsi="Arial" w:cs="Arial"/>
        </w:rPr>
        <w:t xml:space="preserve"> sistemas de datos mejoran los tradicionales, basados en humanos,</w:t>
      </w:r>
      <w:r w:rsidR="00E10633">
        <w:rPr>
          <w:rFonts w:ascii="Arial" w:hAnsi="Arial" w:cs="Arial"/>
        </w:rPr>
        <w:t xml:space="preserve"> en donde la toma de decisiones </w:t>
      </w:r>
      <w:r w:rsidR="00E71C88">
        <w:rPr>
          <w:rFonts w:ascii="Arial" w:hAnsi="Arial" w:cs="Arial"/>
        </w:rPr>
        <w:t>rápidas es crítica en la gestión de las operaciones de la industria, donde dichos sistemas compensa</w:t>
      </w:r>
      <w:r w:rsidR="00B500B9">
        <w:rPr>
          <w:rFonts w:ascii="Arial" w:hAnsi="Arial" w:cs="Arial"/>
        </w:rPr>
        <w:t>n</w:t>
      </w:r>
      <w:r w:rsidR="00E71C88">
        <w:rPr>
          <w:rFonts w:ascii="Arial" w:hAnsi="Arial" w:cs="Arial"/>
        </w:rPr>
        <w:t xml:space="preserve"> efectivamente las limitaciones de los procesos de decisión basados en humanos cuando se enfrentan a sobrecarga de datos o sistemas de datos multidimensionales.</w:t>
      </w:r>
    </w:p>
    <w:p w14:paraId="40B453AA" w14:textId="77777777" w:rsidR="00E71C88" w:rsidRDefault="00E71C88" w:rsidP="002077F6">
      <w:pPr>
        <w:pStyle w:val="Default"/>
        <w:tabs>
          <w:tab w:val="left" w:pos="5828"/>
        </w:tabs>
        <w:spacing w:line="360" w:lineRule="auto"/>
        <w:jc w:val="both"/>
        <w:rPr>
          <w:rFonts w:ascii="Arial" w:hAnsi="Arial" w:cs="Arial"/>
          <w:sz w:val="22"/>
          <w:szCs w:val="22"/>
        </w:rPr>
      </w:pPr>
    </w:p>
    <w:p w14:paraId="60FA6B29" w14:textId="5410DCAA" w:rsidR="00E71C88" w:rsidRPr="00AF2A60" w:rsidRDefault="00CD1BC1" w:rsidP="002077F6">
      <w:pPr>
        <w:pStyle w:val="Default"/>
        <w:tabs>
          <w:tab w:val="left" w:pos="5828"/>
        </w:tabs>
        <w:spacing w:line="360" w:lineRule="auto"/>
        <w:ind w:firstLine="284"/>
        <w:jc w:val="both"/>
        <w:rPr>
          <w:rFonts w:ascii="Arial" w:hAnsi="Arial" w:cs="Arial"/>
          <w:color w:val="auto"/>
        </w:rPr>
      </w:pPr>
      <w:bookmarkStart w:id="39" w:name="__DdeLink__889_3120042510"/>
      <w:r>
        <w:rPr>
          <w:rFonts w:ascii="Arial" w:hAnsi="Arial" w:cs="Arial"/>
        </w:rPr>
        <w:t>Este trabajo sirve como soporte</w:t>
      </w:r>
      <w:r w:rsidR="00E71C88">
        <w:rPr>
          <w:rFonts w:ascii="Arial" w:hAnsi="Arial" w:cs="Arial"/>
        </w:rPr>
        <w:t xml:space="preserve"> para la</w:t>
      </w:r>
      <w:r>
        <w:rPr>
          <w:rFonts w:ascii="Arial" w:hAnsi="Arial" w:cs="Arial"/>
        </w:rPr>
        <w:t xml:space="preserve"> presente investigación, debido </w:t>
      </w:r>
      <w:r w:rsidR="0045270D" w:rsidRPr="00AF2A60">
        <w:rPr>
          <w:rFonts w:ascii="Arial" w:hAnsi="Arial" w:cs="Arial"/>
          <w:color w:val="auto"/>
        </w:rPr>
        <w:t xml:space="preserve">a </w:t>
      </w:r>
      <w:r w:rsidRPr="00AF2A60">
        <w:rPr>
          <w:rFonts w:ascii="Arial" w:hAnsi="Arial" w:cs="Arial"/>
          <w:color w:val="auto"/>
        </w:rPr>
        <w:t>que</w:t>
      </w:r>
      <w:r w:rsidR="00D47865" w:rsidRPr="00AF2A60">
        <w:rPr>
          <w:rFonts w:ascii="Arial" w:hAnsi="Arial" w:cs="Arial"/>
          <w:color w:val="auto"/>
        </w:rPr>
        <w:t xml:space="preserve"> </w:t>
      </w:r>
      <w:ins w:id="40" w:author="Zeudy" w:date="2018-12-17T16:54:00Z">
        <w:r w:rsidR="00624FFE" w:rsidRPr="00AF2A60">
          <w:rPr>
            <w:rFonts w:ascii="Arial" w:hAnsi="Arial" w:cs="Arial"/>
            <w:color w:val="auto"/>
          </w:rPr>
          <w:t xml:space="preserve">se </w:t>
        </w:r>
      </w:ins>
      <w:r w:rsidR="00D95493" w:rsidRPr="00AF2A60">
        <w:rPr>
          <w:rFonts w:ascii="Arial" w:hAnsi="Arial" w:cs="Arial"/>
          <w:color w:val="auto"/>
        </w:rPr>
        <w:t>describe el</w:t>
      </w:r>
      <w:r w:rsidR="00E71C88" w:rsidRPr="00AF2A60">
        <w:rPr>
          <w:rFonts w:ascii="Arial" w:hAnsi="Arial" w:cs="Arial"/>
          <w:color w:val="auto"/>
        </w:rPr>
        <w:t xml:space="preserve"> uso de datos para el </w:t>
      </w:r>
      <w:r w:rsidR="0045270D" w:rsidRPr="00AF2A60">
        <w:rPr>
          <w:rFonts w:ascii="Arial" w:hAnsi="Arial" w:cs="Arial"/>
          <w:color w:val="auto"/>
        </w:rPr>
        <w:t xml:space="preserve">aprovechamiento </w:t>
      </w:r>
      <w:r w:rsidR="00E71C88" w:rsidRPr="00AF2A60">
        <w:rPr>
          <w:rFonts w:ascii="Arial" w:hAnsi="Arial" w:cs="Arial"/>
          <w:color w:val="auto"/>
        </w:rPr>
        <w:t>de soluciones informáticas hasta el uso del aprendizaje automático para determinar por sí mismo distintas soluciones a diversos problemas que podrían aparecer en la gestión de las operaciones</w:t>
      </w:r>
      <w:ins w:id="41" w:author="Zeudy" w:date="2018-12-17T16:55:00Z">
        <w:r w:rsidR="00624FFE" w:rsidRPr="00AF2A60">
          <w:rPr>
            <w:rFonts w:ascii="Arial" w:hAnsi="Arial" w:cs="Arial"/>
            <w:color w:val="auto"/>
          </w:rPr>
          <w:t xml:space="preserve"> petroleras</w:t>
        </w:r>
      </w:ins>
      <w:bookmarkEnd w:id="39"/>
      <w:r w:rsidR="00D47865" w:rsidRPr="00AF2A60">
        <w:rPr>
          <w:rFonts w:ascii="Arial" w:hAnsi="Arial" w:cs="Arial"/>
          <w:color w:val="auto"/>
        </w:rPr>
        <w:t>.</w:t>
      </w:r>
    </w:p>
    <w:p w14:paraId="62948098" w14:textId="23229B47" w:rsidR="00C81DFE" w:rsidRDefault="00C81DFE" w:rsidP="002077F6">
      <w:pPr>
        <w:pStyle w:val="Default"/>
        <w:tabs>
          <w:tab w:val="left" w:pos="5828"/>
        </w:tabs>
        <w:spacing w:line="360" w:lineRule="auto"/>
        <w:jc w:val="both"/>
        <w:rPr>
          <w:rFonts w:ascii="Arial" w:hAnsi="Arial" w:cs="Arial"/>
        </w:rPr>
      </w:pPr>
    </w:p>
    <w:p w14:paraId="7616237D" w14:textId="77777777" w:rsidR="000400F9" w:rsidRDefault="000400F9" w:rsidP="002077F6">
      <w:pPr>
        <w:pStyle w:val="Default"/>
        <w:tabs>
          <w:tab w:val="left" w:pos="5828"/>
        </w:tabs>
        <w:spacing w:line="360" w:lineRule="auto"/>
        <w:jc w:val="both"/>
        <w:rPr>
          <w:rFonts w:ascii="Arial" w:hAnsi="Arial" w:cs="Arial"/>
        </w:rPr>
      </w:pPr>
    </w:p>
    <w:p w14:paraId="4A5C79E1" w14:textId="77777777" w:rsidR="000400F9" w:rsidRPr="007B2BFF" w:rsidRDefault="000400F9" w:rsidP="002077F6">
      <w:pPr>
        <w:pStyle w:val="ListParagraph"/>
        <w:numPr>
          <w:ilvl w:val="0"/>
          <w:numId w:val="18"/>
        </w:numPr>
        <w:tabs>
          <w:tab w:val="left" w:pos="5828"/>
        </w:tabs>
        <w:spacing w:line="360" w:lineRule="auto"/>
        <w:jc w:val="both"/>
        <w:rPr>
          <w:rFonts w:ascii="Arial" w:hAnsi="Arial" w:cs="Arial"/>
          <w:lang w:val="en-US"/>
        </w:rPr>
      </w:pPr>
      <w:r w:rsidRPr="007B2BFF">
        <w:rPr>
          <w:rFonts w:ascii="Arial" w:hAnsi="Arial" w:cs="Arial"/>
          <w:b/>
          <w:bCs/>
          <w:color w:val="000000"/>
          <w:sz w:val="24"/>
          <w:szCs w:val="24"/>
          <w:lang w:val="en-US"/>
        </w:rPr>
        <w:t>Temizel,C., Putra,D. (2018) “Effective Use of Data-Driven Methods in Brown Fields” Documento presentado en Russian Petroleum Technology Conference de la SPE celebrada en Moscow, Russia.</w:t>
      </w:r>
    </w:p>
    <w:p w14:paraId="58BC9629" w14:textId="77777777" w:rsidR="002D738A" w:rsidRPr="00023627" w:rsidRDefault="002D738A" w:rsidP="002077F6">
      <w:pPr>
        <w:pStyle w:val="ListParagraph"/>
        <w:tabs>
          <w:tab w:val="left" w:pos="5828"/>
        </w:tabs>
        <w:spacing w:line="360" w:lineRule="auto"/>
        <w:jc w:val="both"/>
        <w:rPr>
          <w:rFonts w:ascii="Arial" w:hAnsi="Arial" w:cs="Arial"/>
          <w:b/>
          <w:bCs/>
          <w:color w:val="000000"/>
          <w:sz w:val="24"/>
          <w:szCs w:val="24"/>
          <w:highlight w:val="yellow"/>
          <w:lang w:val="en-US"/>
        </w:rPr>
      </w:pPr>
    </w:p>
    <w:p w14:paraId="1F7D5ED8" w14:textId="77777777" w:rsidR="00941610" w:rsidRDefault="00212464" w:rsidP="00941610">
      <w:pPr>
        <w:tabs>
          <w:tab w:val="left" w:pos="5828"/>
        </w:tabs>
        <w:spacing w:line="360" w:lineRule="auto"/>
        <w:jc w:val="both"/>
        <w:rPr>
          <w:rFonts w:ascii="Arial" w:eastAsia="Times New Roman" w:hAnsi="Arial" w:cs="Arial"/>
          <w:color w:val="000000"/>
          <w:sz w:val="24"/>
          <w:szCs w:val="24"/>
        </w:rPr>
      </w:pPr>
      <w:r w:rsidRPr="0074305F">
        <w:rPr>
          <w:rFonts w:ascii="Arial" w:eastAsia="Times New Roman" w:hAnsi="Arial" w:cs="Arial"/>
          <w:color w:val="000000"/>
          <w:sz w:val="24"/>
          <w:szCs w:val="24"/>
        </w:rPr>
        <w:t>Con el fin de disminuir el riesgo y proporcionar una mejor visión, este trabajo tuvo como finalidad la creación de una base de datos histórica bien organizada.</w:t>
      </w:r>
      <w:r w:rsidR="00F25A13" w:rsidRPr="0074305F">
        <w:rPr>
          <w:rFonts w:ascii="Arial" w:eastAsia="Times New Roman" w:hAnsi="Arial" w:cs="Arial"/>
          <w:color w:val="000000"/>
          <w:sz w:val="24"/>
          <w:szCs w:val="24"/>
        </w:rPr>
        <w:t xml:space="preserve"> Diversas </w:t>
      </w:r>
      <w:r w:rsidR="002D738A" w:rsidRPr="0074305F">
        <w:rPr>
          <w:rFonts w:ascii="Arial" w:eastAsia="Times New Roman" w:hAnsi="Arial" w:cs="Arial"/>
          <w:color w:val="000000"/>
          <w:sz w:val="24"/>
          <w:szCs w:val="24"/>
        </w:rPr>
        <w:t>facetas y problemas están presentes en las opera</w:t>
      </w:r>
      <w:r w:rsidRPr="0074305F">
        <w:rPr>
          <w:rFonts w:ascii="Arial" w:eastAsia="Times New Roman" w:hAnsi="Arial" w:cs="Arial"/>
          <w:color w:val="000000"/>
          <w:sz w:val="24"/>
          <w:szCs w:val="24"/>
        </w:rPr>
        <w:t>ciones de los campos petroleros</w:t>
      </w:r>
      <w:r w:rsidR="002D738A" w:rsidRPr="0074305F">
        <w:rPr>
          <w:rFonts w:ascii="Arial" w:eastAsia="Times New Roman" w:hAnsi="Arial" w:cs="Arial"/>
          <w:color w:val="000000"/>
          <w:sz w:val="24"/>
          <w:szCs w:val="24"/>
        </w:rPr>
        <w:t xml:space="preserve">, debido a que la toma de decisiones es un proceso crucial que garantiza la viabilidad operativa. Esto es crítico especialmente en el desarrollo de nuevos campos. Se puede obtener una </w:t>
      </w:r>
      <w:r w:rsidR="002D738A" w:rsidRPr="0074305F">
        <w:rPr>
          <w:rFonts w:ascii="Arial" w:eastAsia="Times New Roman" w:hAnsi="Arial" w:cs="Arial"/>
          <w:color w:val="000000"/>
          <w:sz w:val="24"/>
          <w:szCs w:val="24"/>
        </w:rPr>
        <w:lastRenderedPageBreak/>
        <w:t xml:space="preserve">comprensión de la relación causa-efecto entre los atributos y el resultado de las operaciones de campo a través de las estadísticas. A través del uso de métodos estadísticos, existe la oportunidad de convertir grandes cantidades de datos en conocimiento para una toma de decisiones eficiente. Desafortunadamente, la falta de una base de datos histórica bien organizada limita el uso de estos datos para obtener mejores resultados. Los reservorios, al ser sistemas físicamente complejos o tener relaciones completas entre las causas (atributos) y los efectos (resultados), podrían utilizar un modelo estadístico basado en múltiples atributos que permitirá mejores resultados de acciones futuras a través de una mejor toma de decisiones. </w:t>
      </w:r>
    </w:p>
    <w:p w14:paraId="64FCA6AA" w14:textId="27AC443C" w:rsidR="00130CF7" w:rsidRPr="0028465A" w:rsidRDefault="00F25A13" w:rsidP="0028465A">
      <w:pPr>
        <w:tabs>
          <w:tab w:val="left" w:pos="5828"/>
        </w:tabs>
        <w:spacing w:line="360" w:lineRule="auto"/>
        <w:jc w:val="both"/>
        <w:rPr>
          <w:rFonts w:ascii="Arial" w:eastAsia="Times New Roman" w:hAnsi="Arial" w:cs="Arial"/>
          <w:color w:val="000000"/>
          <w:sz w:val="24"/>
          <w:szCs w:val="24"/>
        </w:rPr>
      </w:pPr>
      <w:r w:rsidRPr="0028465A">
        <w:rPr>
          <w:rFonts w:ascii="Arial" w:eastAsia="Times New Roman" w:hAnsi="Arial" w:cs="Arial"/>
          <w:color w:val="000000"/>
          <w:sz w:val="24"/>
          <w:szCs w:val="24"/>
        </w:rPr>
        <w:t>Este trabajo sirve como base para la</w:t>
      </w:r>
      <w:r w:rsidR="00E7721E" w:rsidRPr="0028465A">
        <w:rPr>
          <w:rFonts w:ascii="Arial" w:eastAsia="Times New Roman" w:hAnsi="Arial" w:cs="Arial"/>
          <w:color w:val="000000"/>
          <w:sz w:val="24"/>
          <w:szCs w:val="24"/>
        </w:rPr>
        <w:t xml:space="preserve"> presente investigación, debido a que </w:t>
      </w:r>
      <w:r w:rsidRPr="0028465A">
        <w:rPr>
          <w:rFonts w:ascii="Arial" w:eastAsia="Times New Roman" w:hAnsi="Arial" w:cs="Arial"/>
          <w:color w:val="000000"/>
          <w:sz w:val="24"/>
          <w:szCs w:val="24"/>
        </w:rPr>
        <w:t xml:space="preserve">él </w:t>
      </w:r>
      <w:r w:rsidR="00130CF7" w:rsidRPr="0028465A">
        <w:rPr>
          <w:rFonts w:ascii="Arial" w:eastAsia="Times New Roman" w:hAnsi="Arial" w:cs="Arial"/>
          <w:color w:val="000000"/>
          <w:sz w:val="24"/>
          <w:szCs w:val="24"/>
        </w:rPr>
        <w:t>tiene como propósito controlar las operaciones de petróleo y gas para la máxima recuperación posible de un yacimiento con base a la información disponible.</w:t>
      </w:r>
      <w:r w:rsidR="00E7721E" w:rsidRPr="0028465A">
        <w:rPr>
          <w:rFonts w:ascii="Arial" w:eastAsia="Times New Roman" w:hAnsi="Arial" w:cs="Arial"/>
          <w:color w:val="000000"/>
          <w:sz w:val="24"/>
          <w:szCs w:val="24"/>
        </w:rPr>
        <w:t xml:space="preserve"> Como por ejemplo el modelado, </w:t>
      </w:r>
      <w:r w:rsidR="00130CF7" w:rsidRPr="0028465A">
        <w:rPr>
          <w:rFonts w:ascii="Arial" w:eastAsia="Times New Roman" w:hAnsi="Arial" w:cs="Arial"/>
          <w:color w:val="000000"/>
          <w:sz w:val="24"/>
          <w:szCs w:val="24"/>
        </w:rPr>
        <w:t>la simulación de yacimientos, los proyectos de inyección de agua, el pronóstico de producción de campo utilizando el análisis de la curva de dis</w:t>
      </w:r>
      <w:r w:rsidR="00E7721E" w:rsidRPr="0028465A">
        <w:rPr>
          <w:rFonts w:ascii="Arial" w:eastAsia="Times New Roman" w:hAnsi="Arial" w:cs="Arial"/>
          <w:color w:val="000000"/>
          <w:sz w:val="24"/>
          <w:szCs w:val="24"/>
        </w:rPr>
        <w:t>minución.</w:t>
      </w:r>
    </w:p>
    <w:p w14:paraId="030B54B2" w14:textId="77777777" w:rsidR="001425C0" w:rsidRDefault="001425C0" w:rsidP="002077F6">
      <w:pPr>
        <w:pStyle w:val="Default"/>
        <w:tabs>
          <w:tab w:val="left" w:pos="5828"/>
        </w:tabs>
        <w:spacing w:line="360" w:lineRule="auto"/>
        <w:ind w:firstLine="284"/>
        <w:jc w:val="both"/>
        <w:rPr>
          <w:rFonts w:ascii="Arial" w:hAnsi="Arial" w:cs="Arial"/>
          <w:highlight w:val="yellow"/>
        </w:rPr>
      </w:pPr>
    </w:p>
    <w:p w14:paraId="4C76FDCF" w14:textId="42E471BB" w:rsidR="001425C0" w:rsidRPr="00660F1E" w:rsidRDefault="001425C0" w:rsidP="0071202C">
      <w:pPr>
        <w:pStyle w:val="ListParagraph"/>
        <w:numPr>
          <w:ilvl w:val="0"/>
          <w:numId w:val="18"/>
        </w:numPr>
        <w:tabs>
          <w:tab w:val="left" w:pos="5828"/>
        </w:tabs>
        <w:spacing w:line="360" w:lineRule="auto"/>
        <w:jc w:val="both"/>
        <w:rPr>
          <w:rFonts w:ascii="Arial" w:hAnsi="Arial" w:cs="Arial"/>
          <w:b/>
          <w:bCs/>
          <w:color w:val="000000"/>
          <w:sz w:val="24"/>
          <w:szCs w:val="24"/>
        </w:rPr>
      </w:pPr>
      <w:r w:rsidRPr="00660F1E">
        <w:rPr>
          <w:rFonts w:ascii="Arial" w:hAnsi="Arial" w:cs="Arial"/>
          <w:b/>
          <w:bCs/>
          <w:color w:val="000000"/>
          <w:sz w:val="24"/>
          <w:szCs w:val="24"/>
        </w:rPr>
        <w:t>Busby D, Pivot,F, Tadjer, A. (2017) “Use of Data Analytics to improve Eell-Placement Optimization Under Uncertainty” Documento presentado en International Petroleum Exhibition and Conference de la SPE celebrada en Abu Dhabi,Emiratos Arabes.</w:t>
      </w:r>
    </w:p>
    <w:p w14:paraId="7F70124C" w14:textId="77777777" w:rsidR="009247C1" w:rsidRPr="00A967BD" w:rsidRDefault="009247C1" w:rsidP="009247C1">
      <w:pPr>
        <w:pStyle w:val="ListParagraph"/>
        <w:shd w:val="clear" w:color="auto" w:fill="FFFFFF"/>
        <w:tabs>
          <w:tab w:val="left" w:pos="5828"/>
        </w:tabs>
        <w:spacing w:before="300" w:after="225" w:line="240" w:lineRule="auto"/>
        <w:jc w:val="both"/>
        <w:outlineLvl w:val="1"/>
        <w:rPr>
          <w:rFonts w:ascii="Arial" w:hAnsi="Arial" w:cs="Arial"/>
          <w:color w:val="333333"/>
          <w:sz w:val="21"/>
          <w:szCs w:val="21"/>
          <w:shd w:val="clear" w:color="auto" w:fill="EEEEEE"/>
        </w:rPr>
      </w:pPr>
    </w:p>
    <w:p w14:paraId="4B92B647" w14:textId="5FA81A01" w:rsidR="00821275" w:rsidRPr="009247C1" w:rsidRDefault="009247C1" w:rsidP="00D75C32">
      <w:pPr>
        <w:shd w:val="clear" w:color="auto" w:fill="FFFFFF"/>
        <w:spacing w:before="300" w:after="225" w:line="360" w:lineRule="auto"/>
        <w:jc w:val="both"/>
        <w:outlineLvl w:val="1"/>
        <w:rPr>
          <w:rFonts w:ascii="Arial" w:hAnsi="Arial" w:cs="Arial"/>
          <w:lang w:val="es-VE"/>
        </w:rPr>
      </w:pPr>
      <w:r w:rsidRPr="009247C1">
        <w:rPr>
          <w:rFonts w:ascii="Arial" w:eastAsia="Times New Roman" w:hAnsi="Arial" w:cs="Arial"/>
          <w:color w:val="000000"/>
          <w:sz w:val="24"/>
          <w:szCs w:val="24"/>
        </w:rPr>
        <w:t>Se han desarrollado una gran cantidad de trabajos sobre técnicas que ayud</w:t>
      </w:r>
      <w:r w:rsidR="00842E98">
        <w:rPr>
          <w:rFonts w:ascii="Arial" w:eastAsia="Times New Roman" w:hAnsi="Arial" w:cs="Arial"/>
          <w:color w:val="000000"/>
          <w:sz w:val="24"/>
          <w:szCs w:val="24"/>
        </w:rPr>
        <w:t>an a decidir donde se localizará</w:t>
      </w:r>
      <w:r w:rsidRPr="009247C1">
        <w:rPr>
          <w:rFonts w:ascii="Arial" w:eastAsia="Times New Roman" w:hAnsi="Arial" w:cs="Arial"/>
          <w:color w:val="000000"/>
          <w:sz w:val="24"/>
          <w:szCs w:val="24"/>
        </w:rPr>
        <w:t xml:space="preserve"> un pozo. Los ingenieros identifican los principales factores que podrían afectar la producción de un futuro pozo, consideran estos factores para obtener las mejores configuraciones mecánicas y luego evalúan un mod</w:t>
      </w:r>
      <w:r w:rsidR="00842E98">
        <w:rPr>
          <w:rFonts w:ascii="Arial" w:eastAsia="Times New Roman" w:hAnsi="Arial" w:cs="Arial"/>
          <w:color w:val="000000"/>
          <w:sz w:val="24"/>
          <w:szCs w:val="24"/>
        </w:rPr>
        <w:t>elo de simulación de yacimiento</w:t>
      </w:r>
      <w:r w:rsidRPr="009247C1">
        <w:rPr>
          <w:rFonts w:ascii="Arial" w:eastAsia="Times New Roman" w:hAnsi="Arial" w:cs="Arial"/>
          <w:color w:val="000000"/>
          <w:sz w:val="24"/>
          <w:szCs w:val="24"/>
        </w:rPr>
        <w:t>.</w:t>
      </w:r>
      <w:r w:rsidR="00842E98">
        <w:rPr>
          <w:rFonts w:ascii="Arial" w:eastAsia="Times New Roman" w:hAnsi="Arial" w:cs="Arial"/>
          <w:color w:val="000000"/>
          <w:sz w:val="24"/>
          <w:szCs w:val="24"/>
        </w:rPr>
        <w:t xml:space="preserve"> </w:t>
      </w:r>
      <w:r w:rsidRPr="009247C1">
        <w:rPr>
          <w:rFonts w:ascii="Arial" w:eastAsia="Times New Roman" w:hAnsi="Arial" w:cs="Arial"/>
          <w:color w:val="000000"/>
          <w:sz w:val="24"/>
          <w:szCs w:val="24"/>
        </w:rPr>
        <w:t xml:space="preserve">La incertidumbre generalmente se maneja en una segunda fase del proceso para probar la solidez del plan de desarrollo propuesto. El enfoque de este trabajo de investigación no es un método adecuado de colocación de pozo, se centra más en la utilización de un conjunto de herramientas de análisis de datos destinadas a ayudar a los ingenieros de yacimientos o geólogos a explorar el abanico de posibles soluciones y, se espera, encontrar mejores resultados. El objetivo principal de esta </w:t>
      </w:r>
      <w:r w:rsidRPr="009247C1">
        <w:rPr>
          <w:rFonts w:ascii="Arial" w:eastAsia="Times New Roman" w:hAnsi="Arial" w:cs="Arial"/>
          <w:color w:val="000000"/>
          <w:sz w:val="24"/>
          <w:szCs w:val="24"/>
        </w:rPr>
        <w:lastRenderedPageBreak/>
        <w:t>investigación es proporcionar una metodología y algunas pautas que se puedan adaptar a cada caso de campo específico. La idea principal es seguir el flujo de trabajo típico</w:t>
      </w:r>
      <w:r w:rsidRPr="00A967BD">
        <w:rPr>
          <w:rFonts w:ascii="Arial" w:eastAsia="Times New Roman" w:hAnsi="Arial" w:cs="Arial"/>
          <w:color w:val="000000"/>
          <w:sz w:val="24"/>
          <w:szCs w:val="24"/>
        </w:rPr>
        <w:t xml:space="preserve"> utilizado por los ingenieros de yacimientos mientras se agregan técnicas de análisis de datos para mejorar el proceso de toma de decisiones.</w:t>
      </w:r>
    </w:p>
    <w:p w14:paraId="5667988F" w14:textId="77777777" w:rsidR="00F4064D" w:rsidRDefault="00F4064D" w:rsidP="002077F6">
      <w:pPr>
        <w:pStyle w:val="ListParagraph"/>
        <w:numPr>
          <w:ilvl w:val="1"/>
          <w:numId w:val="11"/>
        </w:numPr>
        <w:spacing w:after="0" w:line="360" w:lineRule="auto"/>
        <w:jc w:val="both"/>
        <w:outlineLvl w:val="0"/>
        <w:rPr>
          <w:rFonts w:ascii="Arial" w:hAnsi="Arial" w:cs="Arial"/>
          <w:b/>
          <w:sz w:val="24"/>
          <w:szCs w:val="24"/>
        </w:rPr>
      </w:pPr>
      <w:bookmarkStart w:id="42" w:name="_Toc516404810"/>
      <w:r w:rsidRPr="00B84159">
        <w:rPr>
          <w:rFonts w:ascii="Arial" w:hAnsi="Arial" w:cs="Arial"/>
          <w:b/>
          <w:sz w:val="24"/>
          <w:szCs w:val="24"/>
        </w:rPr>
        <w:t>Población y muestra</w:t>
      </w:r>
      <w:bookmarkEnd w:id="42"/>
    </w:p>
    <w:p w14:paraId="5F548CD3" w14:textId="77777777" w:rsidR="00F30AAB" w:rsidRPr="00B84159" w:rsidRDefault="00F30AAB" w:rsidP="002077F6">
      <w:pPr>
        <w:pStyle w:val="ListParagraph"/>
        <w:spacing w:after="0" w:line="360" w:lineRule="auto"/>
        <w:ind w:left="717"/>
        <w:jc w:val="both"/>
        <w:outlineLvl w:val="0"/>
        <w:rPr>
          <w:rFonts w:ascii="Arial" w:hAnsi="Arial" w:cs="Arial"/>
          <w:b/>
          <w:sz w:val="24"/>
          <w:szCs w:val="24"/>
        </w:rPr>
      </w:pPr>
    </w:p>
    <w:p w14:paraId="795CF061" w14:textId="77777777" w:rsidR="008200F2" w:rsidRDefault="00F4064D" w:rsidP="002077F6">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 xml:space="preserve">     La población según Arias (2012) es un conjunto finito o infinito de elementos con características comunes para las cuales podrán ser aplicadas las conclusiones de la </w:t>
      </w:r>
      <w:r w:rsidRPr="00E174F0">
        <w:rPr>
          <w:rFonts w:ascii="Arial" w:hAnsi="Arial" w:cs="Arial"/>
          <w:sz w:val="24"/>
          <w:szCs w:val="24"/>
        </w:rPr>
        <w:t>investigación. Ésta queda delimitada por el problema y por los objetivos del estudio.</w:t>
      </w:r>
      <w:r w:rsidRPr="00C41A23">
        <w:rPr>
          <w:rFonts w:ascii="Arial" w:hAnsi="Arial" w:cs="Arial"/>
          <w:sz w:val="24"/>
          <w:szCs w:val="24"/>
        </w:rPr>
        <w:t xml:space="preserve"> </w:t>
      </w:r>
    </w:p>
    <w:p w14:paraId="005DEF9F" w14:textId="77777777" w:rsidR="008200F2" w:rsidRDefault="008200F2" w:rsidP="002077F6">
      <w:pPr>
        <w:autoSpaceDE w:val="0"/>
        <w:autoSpaceDN w:val="0"/>
        <w:adjustRightInd w:val="0"/>
        <w:spacing w:after="0" w:line="360" w:lineRule="auto"/>
        <w:jc w:val="both"/>
        <w:rPr>
          <w:rFonts w:ascii="Arial" w:hAnsi="Arial" w:cs="Arial"/>
          <w:sz w:val="24"/>
          <w:szCs w:val="24"/>
        </w:rPr>
      </w:pPr>
    </w:p>
    <w:p w14:paraId="49AB638D" w14:textId="0907D349" w:rsidR="00E22632" w:rsidRPr="00C41A23" w:rsidRDefault="00F4064D" w:rsidP="002077F6">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En el presente estudio, la población está representada por los</w:t>
      </w:r>
      <w:r w:rsidR="00BB7C32">
        <w:rPr>
          <w:rFonts w:ascii="Arial" w:hAnsi="Arial" w:cs="Arial"/>
          <w:sz w:val="24"/>
          <w:szCs w:val="24"/>
        </w:rPr>
        <w:t xml:space="preserve"> </w:t>
      </w:r>
      <w:r w:rsidR="00341C28" w:rsidRPr="00C41A23">
        <w:rPr>
          <w:rFonts w:ascii="Arial" w:hAnsi="Arial" w:cs="Arial"/>
          <w:sz w:val="24"/>
          <w:szCs w:val="24"/>
        </w:rPr>
        <w:t>1</w:t>
      </w:r>
      <w:r w:rsidR="00BB7C32">
        <w:rPr>
          <w:rFonts w:ascii="Arial" w:hAnsi="Arial" w:cs="Arial"/>
          <w:sz w:val="24"/>
          <w:szCs w:val="24"/>
        </w:rPr>
        <w:t>.</w:t>
      </w:r>
      <w:r w:rsidR="00341C28" w:rsidRPr="00C41A23">
        <w:rPr>
          <w:rFonts w:ascii="Arial" w:hAnsi="Arial" w:cs="Arial"/>
          <w:sz w:val="24"/>
          <w:szCs w:val="24"/>
        </w:rPr>
        <w:t>5</w:t>
      </w:r>
      <w:r w:rsidR="007E5B44" w:rsidRPr="00C41A23">
        <w:rPr>
          <w:rFonts w:ascii="Arial" w:hAnsi="Arial" w:cs="Arial"/>
          <w:sz w:val="24"/>
          <w:szCs w:val="24"/>
        </w:rPr>
        <w:t>00</w:t>
      </w:r>
      <w:r w:rsidR="00BB7C32">
        <w:rPr>
          <w:rFonts w:ascii="Arial" w:hAnsi="Arial" w:cs="Arial"/>
          <w:sz w:val="24"/>
          <w:szCs w:val="24"/>
        </w:rPr>
        <w:t xml:space="preserve"> </w:t>
      </w:r>
      <w:r w:rsidRPr="00C41A23">
        <w:rPr>
          <w:rFonts w:ascii="Arial" w:hAnsi="Arial" w:cs="Arial"/>
          <w:sz w:val="24"/>
          <w:szCs w:val="24"/>
        </w:rPr>
        <w:t>pozos</w:t>
      </w:r>
      <w:r w:rsidR="00722528" w:rsidRPr="00C41A23">
        <w:rPr>
          <w:rFonts w:ascii="Arial" w:hAnsi="Arial" w:cs="Arial"/>
          <w:sz w:val="24"/>
          <w:szCs w:val="24"/>
        </w:rPr>
        <w:t xml:space="preserve"> categorías 1 y 2</w:t>
      </w:r>
      <w:r w:rsidRPr="00C41A23">
        <w:rPr>
          <w:rFonts w:ascii="Arial" w:hAnsi="Arial" w:cs="Arial"/>
          <w:sz w:val="24"/>
          <w:szCs w:val="24"/>
        </w:rPr>
        <w:t xml:space="preserve"> de </w:t>
      </w:r>
      <w:r w:rsidR="00341C28" w:rsidRPr="00C41A23">
        <w:rPr>
          <w:rFonts w:ascii="Arial" w:hAnsi="Arial" w:cs="Arial"/>
          <w:sz w:val="24"/>
          <w:szCs w:val="24"/>
        </w:rPr>
        <w:t>la</w:t>
      </w:r>
      <w:r w:rsidR="00722528" w:rsidRPr="00C41A23">
        <w:rPr>
          <w:rFonts w:ascii="Arial" w:hAnsi="Arial" w:cs="Arial"/>
          <w:sz w:val="24"/>
          <w:szCs w:val="24"/>
        </w:rPr>
        <w:t xml:space="preserve"> unidad d</w:t>
      </w:r>
      <w:r w:rsidRPr="00C41A23">
        <w:rPr>
          <w:rFonts w:ascii="Arial" w:hAnsi="Arial" w:cs="Arial"/>
          <w:sz w:val="24"/>
          <w:szCs w:val="24"/>
        </w:rPr>
        <w:t>e producc</w:t>
      </w:r>
      <w:r w:rsidR="00550F33">
        <w:rPr>
          <w:rFonts w:ascii="Arial" w:hAnsi="Arial" w:cs="Arial"/>
          <w:sz w:val="24"/>
          <w:szCs w:val="24"/>
        </w:rPr>
        <w:t>ión del Campo L</w:t>
      </w:r>
      <w:r w:rsidR="00C41A23">
        <w:rPr>
          <w:rFonts w:ascii="Arial" w:hAnsi="Arial" w:cs="Arial"/>
          <w:sz w:val="24"/>
          <w:szCs w:val="24"/>
        </w:rPr>
        <w:t>agunillas</w:t>
      </w:r>
      <w:r w:rsidR="00EE6B23">
        <w:rPr>
          <w:rFonts w:ascii="Arial" w:hAnsi="Arial" w:cs="Arial"/>
          <w:sz w:val="24"/>
          <w:szCs w:val="24"/>
        </w:rPr>
        <w:t xml:space="preserve"> Tierra</w:t>
      </w:r>
      <w:r w:rsidR="00C41A23">
        <w:rPr>
          <w:rFonts w:ascii="Arial" w:hAnsi="Arial" w:cs="Arial"/>
          <w:sz w:val="24"/>
          <w:szCs w:val="24"/>
        </w:rPr>
        <w:t>.</w:t>
      </w:r>
    </w:p>
    <w:p w14:paraId="4F16FD73" w14:textId="77777777" w:rsidR="00591A84" w:rsidRPr="00C41A23" w:rsidRDefault="00591A84" w:rsidP="002077F6">
      <w:pPr>
        <w:autoSpaceDE w:val="0"/>
        <w:autoSpaceDN w:val="0"/>
        <w:adjustRightInd w:val="0"/>
        <w:spacing w:after="0" w:line="360" w:lineRule="auto"/>
        <w:jc w:val="both"/>
        <w:rPr>
          <w:rFonts w:ascii="Arial" w:hAnsi="Arial" w:cs="Arial"/>
          <w:sz w:val="24"/>
          <w:szCs w:val="24"/>
        </w:rPr>
      </w:pPr>
    </w:p>
    <w:p w14:paraId="40060DD4" w14:textId="77777777" w:rsidR="00F4064D" w:rsidRPr="00C41A23" w:rsidRDefault="003D3E73" w:rsidP="002077F6">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Asimismo, para Arias (2012)</w:t>
      </w:r>
      <w:r w:rsidR="007B145F">
        <w:rPr>
          <w:rFonts w:ascii="Arial" w:hAnsi="Arial" w:cs="Arial"/>
          <w:sz w:val="24"/>
          <w:szCs w:val="24"/>
        </w:rPr>
        <w:t xml:space="preserve"> </w:t>
      </w:r>
      <w:r w:rsidRPr="00C41A23">
        <w:rPr>
          <w:rFonts w:ascii="Arial" w:hAnsi="Arial" w:cs="Arial"/>
          <w:sz w:val="24"/>
          <w:szCs w:val="24"/>
        </w:rPr>
        <w:t xml:space="preserve">la muestra se define como “un subconjunto representativo y finito que se extrae de la población accesible”. </w:t>
      </w:r>
      <w:commentRangeStart w:id="43"/>
      <w:commentRangeStart w:id="44"/>
      <w:r w:rsidR="00F4064D" w:rsidRPr="00C41A23">
        <w:rPr>
          <w:rFonts w:ascii="Arial" w:hAnsi="Arial" w:cs="Arial"/>
          <w:sz w:val="24"/>
          <w:szCs w:val="24"/>
        </w:rPr>
        <w:t xml:space="preserve">En esta investigación, la muestra está conformada por </w:t>
      </w:r>
      <w:r w:rsidR="00D12359" w:rsidRPr="00C41A23">
        <w:rPr>
          <w:rFonts w:ascii="Arial" w:hAnsi="Arial" w:cs="Arial"/>
          <w:sz w:val="24"/>
          <w:szCs w:val="24"/>
        </w:rPr>
        <w:t>3</w:t>
      </w:r>
      <w:r w:rsidR="001E0ECB" w:rsidRPr="00C41A23">
        <w:rPr>
          <w:rFonts w:ascii="Arial" w:hAnsi="Arial" w:cs="Arial"/>
          <w:sz w:val="24"/>
          <w:szCs w:val="24"/>
        </w:rPr>
        <w:t>0</w:t>
      </w:r>
      <w:r w:rsidR="007B145F">
        <w:rPr>
          <w:rFonts w:ascii="Arial" w:hAnsi="Arial" w:cs="Arial"/>
          <w:sz w:val="24"/>
          <w:szCs w:val="24"/>
        </w:rPr>
        <w:t xml:space="preserve"> </w:t>
      </w:r>
      <w:r w:rsidR="00F4064D" w:rsidRPr="00C41A23">
        <w:rPr>
          <w:rFonts w:ascii="Arial" w:hAnsi="Arial" w:cs="Arial"/>
          <w:sz w:val="24"/>
          <w:szCs w:val="24"/>
        </w:rPr>
        <w:t>poz</w:t>
      </w:r>
      <w:r w:rsidR="00DA780C" w:rsidRPr="00C41A23">
        <w:rPr>
          <w:rFonts w:ascii="Arial" w:hAnsi="Arial" w:cs="Arial"/>
          <w:sz w:val="24"/>
          <w:szCs w:val="24"/>
        </w:rPr>
        <w:t>os los cuales están asociados a</w:t>
      </w:r>
      <w:r w:rsidR="00D12359" w:rsidRPr="00C41A23">
        <w:rPr>
          <w:rFonts w:ascii="Arial" w:hAnsi="Arial" w:cs="Arial"/>
          <w:sz w:val="24"/>
          <w:szCs w:val="24"/>
        </w:rPr>
        <w:t>l</w:t>
      </w:r>
      <w:r w:rsidR="00DA780C" w:rsidRPr="00C41A23">
        <w:rPr>
          <w:rFonts w:ascii="Arial" w:hAnsi="Arial" w:cs="Arial"/>
          <w:sz w:val="24"/>
          <w:szCs w:val="24"/>
        </w:rPr>
        <w:t xml:space="preserve"> área Norte de la unidad de producción</w:t>
      </w:r>
      <w:r w:rsidR="00D12359" w:rsidRPr="00C41A23">
        <w:rPr>
          <w:rFonts w:ascii="Arial" w:hAnsi="Arial" w:cs="Arial"/>
          <w:sz w:val="24"/>
          <w:szCs w:val="24"/>
        </w:rPr>
        <w:t>,</w:t>
      </w:r>
      <w:r w:rsidR="007B145F">
        <w:rPr>
          <w:rFonts w:ascii="Arial" w:hAnsi="Arial" w:cs="Arial"/>
          <w:sz w:val="24"/>
          <w:szCs w:val="24"/>
        </w:rPr>
        <w:t xml:space="preserve"> </w:t>
      </w:r>
      <w:r w:rsidR="00F4064D" w:rsidRPr="00C41A23">
        <w:rPr>
          <w:rFonts w:ascii="Arial" w:hAnsi="Arial" w:cs="Arial"/>
          <w:sz w:val="24"/>
          <w:szCs w:val="24"/>
        </w:rPr>
        <w:t>que serán mo</w:t>
      </w:r>
      <w:r w:rsidR="00DA780C" w:rsidRPr="00C41A23">
        <w:rPr>
          <w:rFonts w:ascii="Arial" w:hAnsi="Arial" w:cs="Arial"/>
          <w:sz w:val="24"/>
          <w:szCs w:val="24"/>
        </w:rPr>
        <w:t xml:space="preserve">nitoreados </w:t>
      </w:r>
      <w:r w:rsidR="00C41A23">
        <w:rPr>
          <w:rFonts w:ascii="Arial" w:hAnsi="Arial" w:cs="Arial"/>
          <w:sz w:val="24"/>
          <w:szCs w:val="24"/>
        </w:rPr>
        <w:t>por la metodología planteada</w:t>
      </w:r>
      <w:r w:rsidR="00F4064D" w:rsidRPr="00C41A23">
        <w:rPr>
          <w:rFonts w:ascii="Arial" w:hAnsi="Arial" w:cs="Arial"/>
          <w:sz w:val="24"/>
          <w:szCs w:val="24"/>
        </w:rPr>
        <w:t>.</w:t>
      </w:r>
      <w:commentRangeEnd w:id="43"/>
      <w:r w:rsidR="00054A51">
        <w:rPr>
          <w:rStyle w:val="CommentReference"/>
        </w:rPr>
        <w:commentReference w:id="43"/>
      </w:r>
      <w:commentRangeEnd w:id="44"/>
      <w:r w:rsidR="00760727">
        <w:rPr>
          <w:rStyle w:val="CommentReference"/>
        </w:rPr>
        <w:commentReference w:id="44"/>
      </w:r>
      <w:r w:rsidR="00A17503">
        <w:rPr>
          <w:rFonts w:ascii="Arial" w:hAnsi="Arial" w:cs="Arial"/>
          <w:sz w:val="24"/>
          <w:szCs w:val="24"/>
        </w:rPr>
        <w:t xml:space="preserve"> Los cuales fueron seleccionados por ser los pozos de mayor interés para los planes de explotación, es en ellos donde más frecuentemente se toman la mayoría de los registros involucrados además de ser solicitud de la gerencia operativa iniciar la metodología en los pozos mencionados. </w:t>
      </w:r>
    </w:p>
    <w:p w14:paraId="434D4AD1" w14:textId="77777777" w:rsidR="00F4064D" w:rsidRPr="00B84159" w:rsidRDefault="00F4064D" w:rsidP="002077F6">
      <w:pPr>
        <w:tabs>
          <w:tab w:val="left" w:pos="5828"/>
        </w:tabs>
        <w:spacing w:line="360" w:lineRule="auto"/>
        <w:jc w:val="both"/>
        <w:rPr>
          <w:rFonts w:ascii="Arial" w:hAnsi="Arial" w:cs="Arial"/>
          <w:sz w:val="24"/>
          <w:szCs w:val="24"/>
        </w:rPr>
      </w:pPr>
    </w:p>
    <w:p w14:paraId="073C14BD" w14:textId="77777777" w:rsidR="009E5602" w:rsidRDefault="00E864B5" w:rsidP="002077F6">
      <w:pPr>
        <w:pStyle w:val="ListParagraph"/>
        <w:numPr>
          <w:ilvl w:val="1"/>
          <w:numId w:val="11"/>
        </w:numPr>
        <w:autoSpaceDE w:val="0"/>
        <w:autoSpaceDN w:val="0"/>
        <w:adjustRightInd w:val="0"/>
        <w:spacing w:after="0" w:line="360" w:lineRule="auto"/>
        <w:jc w:val="both"/>
        <w:outlineLvl w:val="0"/>
        <w:rPr>
          <w:rFonts w:ascii="Arial" w:hAnsi="Arial" w:cs="Arial"/>
          <w:b/>
          <w:sz w:val="24"/>
          <w:szCs w:val="24"/>
        </w:rPr>
      </w:pPr>
      <w:bookmarkStart w:id="45" w:name="_Toc516404811"/>
      <w:commentRangeStart w:id="46"/>
      <w:commentRangeStart w:id="47"/>
      <w:r w:rsidRPr="009E5602">
        <w:rPr>
          <w:rFonts w:ascii="Arial" w:hAnsi="Arial" w:cs="Arial"/>
          <w:b/>
          <w:sz w:val="24"/>
          <w:szCs w:val="24"/>
        </w:rPr>
        <w:t>Procedimiento metodológico de la investigación</w:t>
      </w:r>
      <w:bookmarkEnd w:id="45"/>
      <w:commentRangeEnd w:id="46"/>
      <w:r w:rsidR="00054A51">
        <w:rPr>
          <w:rStyle w:val="CommentReference"/>
        </w:rPr>
        <w:commentReference w:id="46"/>
      </w:r>
      <w:commentRangeEnd w:id="47"/>
      <w:r w:rsidR="004B24BF">
        <w:rPr>
          <w:rStyle w:val="CommentReference"/>
        </w:rPr>
        <w:commentReference w:id="47"/>
      </w:r>
    </w:p>
    <w:p w14:paraId="26F43DD9" w14:textId="77777777" w:rsidR="00F30AAB" w:rsidRPr="009E5602" w:rsidRDefault="00F30AAB" w:rsidP="002077F6">
      <w:pPr>
        <w:pStyle w:val="ListParagraph"/>
        <w:autoSpaceDE w:val="0"/>
        <w:autoSpaceDN w:val="0"/>
        <w:adjustRightInd w:val="0"/>
        <w:spacing w:after="0" w:line="360" w:lineRule="auto"/>
        <w:ind w:left="717"/>
        <w:jc w:val="both"/>
        <w:outlineLvl w:val="0"/>
        <w:rPr>
          <w:rFonts w:ascii="Arial" w:hAnsi="Arial" w:cs="Arial"/>
          <w:b/>
          <w:sz w:val="24"/>
          <w:szCs w:val="24"/>
        </w:rPr>
      </w:pPr>
    </w:p>
    <w:p w14:paraId="02F5879A" w14:textId="77777777" w:rsidR="00E864B5" w:rsidRDefault="00E864B5" w:rsidP="002077F6">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lang w:val="es-VE"/>
        </w:rPr>
        <w:t>En la elaboración del</w:t>
      </w:r>
      <w:r w:rsidRPr="00B84159">
        <w:rPr>
          <w:rFonts w:ascii="Arial" w:hAnsi="Arial" w:cs="Arial"/>
          <w:sz w:val="24"/>
          <w:szCs w:val="24"/>
        </w:rPr>
        <w:t xml:space="preserve"> proyecto de investigación, es necesario establecer una serie de actividades con secuencia lógica, que tienen como finalidad guiar la investigación hasta alcanzar los objetivos trazados; estas actividades son las siguientes:</w:t>
      </w:r>
    </w:p>
    <w:p w14:paraId="205FC34A" w14:textId="77777777" w:rsidR="00F30AAB" w:rsidRDefault="00F30AAB" w:rsidP="002077F6">
      <w:pPr>
        <w:autoSpaceDE w:val="0"/>
        <w:autoSpaceDN w:val="0"/>
        <w:adjustRightInd w:val="0"/>
        <w:spacing w:after="0" w:line="360" w:lineRule="auto"/>
        <w:jc w:val="both"/>
        <w:rPr>
          <w:rFonts w:ascii="Arial" w:hAnsi="Arial" w:cs="Arial"/>
          <w:sz w:val="24"/>
          <w:szCs w:val="24"/>
        </w:rPr>
      </w:pPr>
    </w:p>
    <w:p w14:paraId="166F08C3" w14:textId="0DB28FF9" w:rsidR="00A35D73" w:rsidRPr="00D02F55" w:rsidRDefault="00C41A23" w:rsidP="000B10E0">
      <w:pPr>
        <w:pStyle w:val="Prrafodelista2"/>
        <w:numPr>
          <w:ilvl w:val="0"/>
          <w:numId w:val="15"/>
        </w:numPr>
        <w:spacing w:line="360" w:lineRule="auto"/>
        <w:jc w:val="both"/>
        <w:rPr>
          <w:rFonts w:eastAsia="Calibri" w:cs="Arial"/>
          <w:sz w:val="24"/>
          <w:lang w:val="es-VE"/>
        </w:rPr>
      </w:pPr>
      <w:r w:rsidRPr="00D02F55">
        <w:rPr>
          <w:rFonts w:eastAsia="Calibri" w:cs="Arial"/>
          <w:sz w:val="24"/>
          <w:lang w:val="es-VE"/>
        </w:rPr>
        <w:t>Recopilación de</w:t>
      </w:r>
      <w:r w:rsidR="00B6080E" w:rsidRPr="00D02F55">
        <w:rPr>
          <w:rFonts w:eastAsia="Calibri" w:cs="Arial"/>
          <w:sz w:val="24"/>
          <w:lang w:val="es-VE"/>
        </w:rPr>
        <w:t>l</w:t>
      </w:r>
      <w:r w:rsidRPr="00D02F55">
        <w:rPr>
          <w:rFonts w:eastAsia="Calibri" w:cs="Arial"/>
          <w:sz w:val="24"/>
          <w:lang w:val="es-VE"/>
        </w:rPr>
        <w:t xml:space="preserve"> material bibliográfic</w:t>
      </w:r>
      <w:r w:rsidR="00323F64" w:rsidRPr="00D02F55">
        <w:rPr>
          <w:rFonts w:eastAsia="Calibri" w:cs="Arial"/>
          <w:sz w:val="24"/>
          <w:lang w:val="es-VE"/>
        </w:rPr>
        <w:t>o</w:t>
      </w:r>
      <w:r w:rsidRPr="00D02F55">
        <w:rPr>
          <w:rFonts w:eastAsia="Calibri" w:cs="Arial"/>
          <w:sz w:val="24"/>
          <w:lang w:val="es-VE"/>
        </w:rPr>
        <w:t xml:space="preserve"> asociado a optimización de pozos con método de le</w:t>
      </w:r>
      <w:r w:rsidR="00B6080E" w:rsidRPr="00D02F55">
        <w:rPr>
          <w:rFonts w:eastAsia="Calibri" w:cs="Arial"/>
          <w:sz w:val="24"/>
          <w:lang w:val="es-VE"/>
        </w:rPr>
        <w:t>vantamiento por bombeo mecánico y evaluado con</w:t>
      </w:r>
      <w:r w:rsidR="00B21A97" w:rsidRPr="00D02F55">
        <w:rPr>
          <w:rFonts w:eastAsia="Calibri" w:cs="Arial"/>
          <w:sz w:val="24"/>
          <w:lang w:val="es-VE"/>
        </w:rPr>
        <w:t xml:space="preserve"> tecnología </w:t>
      </w:r>
      <w:r w:rsidR="00B6080E" w:rsidRPr="00D02F55">
        <w:rPr>
          <w:rFonts w:eastAsia="Calibri" w:cs="Arial"/>
          <w:i/>
          <w:sz w:val="24"/>
          <w:lang w:val="es-VE"/>
        </w:rPr>
        <w:lastRenderedPageBreak/>
        <w:t>Echometer</w:t>
      </w:r>
      <w:r w:rsidR="00B21A97" w:rsidRPr="00D02F55">
        <w:rPr>
          <w:rFonts w:eastAsia="Calibri" w:cs="Arial"/>
          <w:sz w:val="24"/>
          <w:lang w:val="es-VE"/>
        </w:rPr>
        <w:t xml:space="preserve">, </w:t>
      </w:r>
      <w:r w:rsidR="00B6080E" w:rsidRPr="00D02F55">
        <w:rPr>
          <w:rFonts w:eastAsia="Calibri" w:cs="Arial"/>
          <w:sz w:val="24"/>
          <w:lang w:val="es-VE"/>
        </w:rPr>
        <w:t>bajo diversas condiciones geográficas y tendencias de producción.</w:t>
      </w:r>
    </w:p>
    <w:p w14:paraId="3CAFE70C" w14:textId="77777777" w:rsidR="00A35D73" w:rsidRPr="00A35D73" w:rsidRDefault="00C41A23" w:rsidP="002077F6">
      <w:pPr>
        <w:pStyle w:val="Prrafodelista2"/>
        <w:numPr>
          <w:ilvl w:val="0"/>
          <w:numId w:val="15"/>
        </w:numPr>
        <w:autoSpaceDE w:val="0"/>
        <w:autoSpaceDN w:val="0"/>
        <w:adjustRightInd w:val="0"/>
        <w:spacing w:line="360" w:lineRule="auto"/>
        <w:jc w:val="both"/>
        <w:rPr>
          <w:rFonts w:cs="Arial"/>
          <w:sz w:val="24"/>
        </w:rPr>
      </w:pPr>
      <w:r w:rsidRPr="00323F64">
        <w:rPr>
          <w:rFonts w:eastAsia="Calibri" w:cs="Arial"/>
          <w:sz w:val="24"/>
          <w:lang w:val="es-VE"/>
        </w:rPr>
        <w:t>Evaluación de las variables</w:t>
      </w:r>
      <w:r w:rsidR="00B6080E" w:rsidRPr="00323F64">
        <w:rPr>
          <w:rFonts w:eastAsia="Calibri" w:cs="Arial"/>
          <w:sz w:val="24"/>
          <w:lang w:val="es-VE"/>
        </w:rPr>
        <w:t xml:space="preserve"> operacionales </w:t>
      </w:r>
      <w:r w:rsidRPr="00323F64">
        <w:rPr>
          <w:rFonts w:eastAsia="Calibri" w:cs="Arial"/>
          <w:sz w:val="24"/>
          <w:lang w:val="es-VE"/>
        </w:rPr>
        <w:t xml:space="preserve">a ser registradas </w:t>
      </w:r>
      <w:r w:rsidR="00B21A97" w:rsidRPr="00323F64">
        <w:rPr>
          <w:rFonts w:eastAsia="Calibri" w:cs="Arial"/>
          <w:sz w:val="24"/>
          <w:lang w:val="es-VE"/>
        </w:rPr>
        <w:t>siguiendo metodologías universales certificadas por casa matriz de la herramienta (</w:t>
      </w:r>
      <w:r w:rsidR="00B21A97" w:rsidRPr="00550F33">
        <w:rPr>
          <w:rFonts w:eastAsia="Calibri" w:cs="Arial"/>
          <w:i/>
          <w:sz w:val="24"/>
          <w:lang w:val="es-VE"/>
        </w:rPr>
        <w:t>Echometer Co.</w:t>
      </w:r>
      <w:r w:rsidR="00B21A97" w:rsidRPr="00323F64">
        <w:rPr>
          <w:rFonts w:eastAsia="Calibri" w:cs="Arial"/>
          <w:sz w:val="24"/>
          <w:lang w:val="es-VE"/>
        </w:rPr>
        <w:t>) y aceptadas en el proceso de optimización y producción de hidrocarburos.</w:t>
      </w:r>
    </w:p>
    <w:p w14:paraId="433F98C4" w14:textId="77777777" w:rsidR="00323F64" w:rsidRPr="00AB1D1E" w:rsidRDefault="00A453C7" w:rsidP="002077F6">
      <w:pPr>
        <w:pStyle w:val="Prrafodelista2"/>
        <w:numPr>
          <w:ilvl w:val="0"/>
          <w:numId w:val="15"/>
        </w:numPr>
        <w:autoSpaceDE w:val="0"/>
        <w:autoSpaceDN w:val="0"/>
        <w:adjustRightInd w:val="0"/>
        <w:spacing w:line="360" w:lineRule="auto"/>
        <w:jc w:val="both"/>
        <w:rPr>
          <w:rFonts w:cs="Arial"/>
          <w:sz w:val="24"/>
        </w:rPr>
      </w:pPr>
      <w:r w:rsidRPr="00323F64">
        <w:rPr>
          <w:rFonts w:cs="Arial"/>
          <w:sz w:val="24"/>
        </w:rPr>
        <w:t xml:space="preserve">Generación del flujograma de trabajo </w:t>
      </w:r>
      <w:r w:rsidR="00323F64" w:rsidRPr="00323F64">
        <w:rPr>
          <w:rFonts w:cs="Arial"/>
          <w:sz w:val="24"/>
        </w:rPr>
        <w:t xml:space="preserve">lo cual permitirá poder determinar los diversos puntos de entrada de información, el formato y protocolo que estos </w:t>
      </w:r>
      <w:r w:rsidR="00323F64" w:rsidRPr="00AB1D1E">
        <w:rPr>
          <w:rFonts w:cs="Arial"/>
          <w:sz w:val="24"/>
        </w:rPr>
        <w:t>deben cumplir y el diseño del sistema de red para el integrador.</w:t>
      </w:r>
    </w:p>
    <w:p w14:paraId="79D47622" w14:textId="1AC2E72B" w:rsidR="00F30AAB" w:rsidRPr="00AB1D1E" w:rsidRDefault="00C41A23" w:rsidP="002077F6">
      <w:pPr>
        <w:pStyle w:val="ListParagraph"/>
        <w:numPr>
          <w:ilvl w:val="0"/>
          <w:numId w:val="15"/>
        </w:numPr>
        <w:autoSpaceDE w:val="0"/>
        <w:autoSpaceDN w:val="0"/>
        <w:adjustRightInd w:val="0"/>
        <w:spacing w:after="0" w:line="360" w:lineRule="auto"/>
        <w:jc w:val="both"/>
        <w:rPr>
          <w:rFonts w:ascii="Arial" w:hAnsi="Arial" w:cs="Arial"/>
          <w:sz w:val="24"/>
          <w:szCs w:val="24"/>
        </w:rPr>
      </w:pPr>
      <w:r w:rsidRPr="00AB1D1E">
        <w:rPr>
          <w:rFonts w:ascii="Arial" w:hAnsi="Arial" w:cs="Arial"/>
          <w:sz w:val="24"/>
          <w:szCs w:val="24"/>
        </w:rPr>
        <w:t>Desarrollo conceptual del algoritmo</w:t>
      </w:r>
      <w:r w:rsidR="006652F8" w:rsidRPr="00AB1D1E">
        <w:rPr>
          <w:rFonts w:ascii="Arial" w:hAnsi="Arial" w:cs="Arial"/>
          <w:sz w:val="24"/>
          <w:szCs w:val="24"/>
        </w:rPr>
        <w:t xml:space="preserve"> computacional para la ejecución </w:t>
      </w:r>
      <w:r w:rsidRPr="00AB1D1E">
        <w:rPr>
          <w:rFonts w:ascii="Arial" w:hAnsi="Arial" w:cs="Arial"/>
          <w:sz w:val="24"/>
          <w:szCs w:val="24"/>
        </w:rPr>
        <w:t>de los módulos de la aplicación</w:t>
      </w:r>
      <w:r w:rsidR="00A453C7" w:rsidRPr="00AB1D1E">
        <w:rPr>
          <w:rFonts w:ascii="Arial" w:hAnsi="Arial" w:cs="Arial"/>
          <w:sz w:val="24"/>
          <w:szCs w:val="24"/>
        </w:rPr>
        <w:t>.</w:t>
      </w:r>
    </w:p>
    <w:p w14:paraId="66C4FBDF" w14:textId="77777777" w:rsidR="0036582F" w:rsidRDefault="00A453C7" w:rsidP="002077F6">
      <w:pPr>
        <w:pStyle w:val="ListParagraph"/>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S</w:t>
      </w:r>
      <w:r w:rsidR="00C41A23">
        <w:rPr>
          <w:rFonts w:ascii="Arial" w:hAnsi="Arial" w:cs="Arial"/>
          <w:sz w:val="24"/>
          <w:szCs w:val="24"/>
        </w:rPr>
        <w:t>elección del lenguaje de programación y/o del motor de bases de datos.</w:t>
      </w:r>
    </w:p>
    <w:p w14:paraId="2DFF8E3A" w14:textId="77777777" w:rsidR="00A453C7" w:rsidRDefault="00A453C7" w:rsidP="002077F6">
      <w:pPr>
        <w:pStyle w:val="ListParagraph"/>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Configurac</w:t>
      </w:r>
      <w:r w:rsidR="00323F64">
        <w:rPr>
          <w:rFonts w:ascii="Arial" w:hAnsi="Arial" w:cs="Arial"/>
          <w:sz w:val="24"/>
          <w:szCs w:val="24"/>
        </w:rPr>
        <w:t>ión del servidor a ser utilizado</w:t>
      </w:r>
      <w:r>
        <w:rPr>
          <w:rFonts w:ascii="Arial" w:hAnsi="Arial" w:cs="Arial"/>
          <w:sz w:val="24"/>
          <w:szCs w:val="24"/>
        </w:rPr>
        <w:t>.</w:t>
      </w:r>
    </w:p>
    <w:p w14:paraId="40001658" w14:textId="77777777" w:rsidR="00A453C7" w:rsidRDefault="00A453C7" w:rsidP="002077F6">
      <w:pPr>
        <w:pStyle w:val="ListParagraph"/>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Evaluación de la aplicación desarrollada.</w:t>
      </w:r>
    </w:p>
    <w:p w14:paraId="5E660E8D" w14:textId="77777777" w:rsidR="00552AAB" w:rsidRPr="00A453C7" w:rsidRDefault="00A453C7" w:rsidP="002077F6">
      <w:pPr>
        <w:pStyle w:val="ListParagraph"/>
        <w:numPr>
          <w:ilvl w:val="0"/>
          <w:numId w:val="15"/>
        </w:numPr>
        <w:autoSpaceDE w:val="0"/>
        <w:autoSpaceDN w:val="0"/>
        <w:adjustRightInd w:val="0"/>
        <w:spacing w:after="0" w:line="360" w:lineRule="auto"/>
        <w:rPr>
          <w:rFonts w:ascii="Arial" w:hAnsi="Arial" w:cs="Arial"/>
          <w:lang w:val="es-VE"/>
        </w:rPr>
        <w:sectPr w:rsidR="00552AAB" w:rsidRPr="00A453C7" w:rsidSect="00863C69">
          <w:pgSz w:w="12240" w:h="15840"/>
          <w:pgMar w:top="1440" w:right="1440" w:bottom="1440" w:left="1440" w:header="720" w:footer="720" w:gutter="0"/>
          <w:cols w:space="720"/>
          <w:docGrid w:linePitch="360"/>
        </w:sectPr>
      </w:pPr>
      <w:r w:rsidRPr="00A453C7">
        <w:rPr>
          <w:rFonts w:ascii="Arial" w:hAnsi="Arial" w:cs="Arial"/>
          <w:sz w:val="24"/>
          <w:szCs w:val="24"/>
        </w:rPr>
        <w:t xml:space="preserve">Generación de las recomendaciones.  </w:t>
      </w:r>
    </w:p>
    <w:p w14:paraId="0C49163C" w14:textId="77777777" w:rsidR="00396BF1" w:rsidRPr="004E5360" w:rsidRDefault="00863C69" w:rsidP="00F7043C">
      <w:pPr>
        <w:pStyle w:val="ListParagraph"/>
        <w:numPr>
          <w:ilvl w:val="1"/>
          <w:numId w:val="11"/>
        </w:numPr>
        <w:autoSpaceDE w:val="0"/>
        <w:autoSpaceDN w:val="0"/>
        <w:adjustRightInd w:val="0"/>
        <w:spacing w:after="0" w:line="360" w:lineRule="auto"/>
        <w:jc w:val="both"/>
        <w:outlineLvl w:val="0"/>
        <w:rPr>
          <w:rFonts w:ascii="Arial" w:hAnsi="Arial" w:cs="Arial"/>
          <w:b/>
          <w:sz w:val="24"/>
          <w:szCs w:val="24"/>
        </w:rPr>
      </w:pPr>
      <w:r w:rsidRPr="004E5360">
        <w:rPr>
          <w:rFonts w:ascii="Arial" w:hAnsi="Arial" w:cs="Arial"/>
          <w:b/>
          <w:sz w:val="24"/>
          <w:szCs w:val="24"/>
        </w:rPr>
        <w:lastRenderedPageBreak/>
        <w:t>Cronograma de actividades</w:t>
      </w:r>
    </w:p>
    <w:tbl>
      <w:tblPr>
        <w:tblStyle w:val="TableGrid"/>
        <w:tblpPr w:leftFromText="180" w:rightFromText="180" w:vertAnchor="text" w:horzAnchor="margin" w:tblpY="140"/>
        <w:tblW w:w="13719" w:type="dxa"/>
        <w:tblLook w:val="04A0" w:firstRow="1" w:lastRow="0" w:firstColumn="1" w:lastColumn="0" w:noHBand="0" w:noVBand="1"/>
      </w:tblPr>
      <w:tblGrid>
        <w:gridCol w:w="5380"/>
        <w:gridCol w:w="351"/>
        <w:gridCol w:w="351"/>
        <w:gridCol w:w="351"/>
        <w:gridCol w:w="351"/>
        <w:gridCol w:w="336"/>
        <w:gridCol w:w="336"/>
        <w:gridCol w:w="336"/>
        <w:gridCol w:w="336"/>
        <w:gridCol w:w="336"/>
        <w:gridCol w:w="336"/>
        <w:gridCol w:w="336"/>
        <w:gridCol w:w="336"/>
        <w:gridCol w:w="337"/>
        <w:gridCol w:w="337"/>
        <w:gridCol w:w="336"/>
        <w:gridCol w:w="336"/>
        <w:gridCol w:w="336"/>
        <w:gridCol w:w="336"/>
        <w:gridCol w:w="336"/>
        <w:gridCol w:w="336"/>
        <w:gridCol w:w="368"/>
        <w:gridCol w:w="488"/>
        <w:gridCol w:w="350"/>
        <w:gridCol w:w="351"/>
      </w:tblGrid>
      <w:tr w:rsidR="0028501F" w:rsidRPr="00B84159" w14:paraId="013878F7" w14:textId="77777777" w:rsidTr="00657276">
        <w:trPr>
          <w:trHeight w:val="334"/>
        </w:trPr>
        <w:tc>
          <w:tcPr>
            <w:tcW w:w="5379" w:type="dxa"/>
            <w:tcBorders>
              <w:top w:val="single" w:sz="4" w:space="0" w:color="000000"/>
              <w:left w:val="single" w:sz="4" w:space="0" w:color="000000"/>
              <w:bottom w:val="single" w:sz="4" w:space="0" w:color="000000"/>
              <w:right w:val="single" w:sz="4" w:space="0" w:color="000000"/>
            </w:tcBorders>
            <w:shd w:val="clear" w:color="auto" w:fill="62D5EC"/>
            <w:noWrap/>
            <w:vAlign w:val="center"/>
            <w:hideMark/>
          </w:tcPr>
          <w:p w14:paraId="6AE6BB8F"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ACTIVIDADES</w:t>
            </w:r>
          </w:p>
        </w:tc>
        <w:tc>
          <w:tcPr>
            <w:tcW w:w="4093" w:type="dxa"/>
            <w:gridSpan w:val="12"/>
            <w:tcBorders>
              <w:top w:val="single" w:sz="4" w:space="0" w:color="auto"/>
              <w:left w:val="single" w:sz="4" w:space="0" w:color="000000"/>
              <w:bottom w:val="single" w:sz="4" w:space="0" w:color="000000"/>
              <w:right w:val="single" w:sz="4" w:space="0" w:color="auto"/>
            </w:tcBorders>
            <w:shd w:val="clear" w:color="auto" w:fill="62D5EC"/>
            <w:vAlign w:val="center"/>
            <w:hideMark/>
          </w:tcPr>
          <w:p w14:paraId="30B64CE5" w14:textId="77777777" w:rsidR="0028501F" w:rsidRPr="00B84159" w:rsidRDefault="0028501F" w:rsidP="007B54B3">
            <w:pPr>
              <w:spacing w:after="0" w:line="240" w:lineRule="auto"/>
              <w:jc w:val="center"/>
              <w:rPr>
                <w:rFonts w:ascii="Arial" w:hAnsi="Arial" w:cs="Arial"/>
                <w:b/>
                <w:bCs/>
                <w:color w:val="000000"/>
              </w:rPr>
            </w:pPr>
            <w:r>
              <w:rPr>
                <w:rFonts w:ascii="Arial" w:hAnsi="Arial" w:cs="Arial"/>
                <w:b/>
                <w:bCs/>
                <w:color w:val="000000"/>
              </w:rPr>
              <w:t>2018</w:t>
            </w:r>
          </w:p>
        </w:tc>
        <w:tc>
          <w:tcPr>
            <w:tcW w:w="4247" w:type="dxa"/>
            <w:gridSpan w:val="12"/>
            <w:tcBorders>
              <w:top w:val="single" w:sz="4" w:space="0" w:color="auto"/>
              <w:left w:val="single" w:sz="4" w:space="0" w:color="000000"/>
              <w:bottom w:val="single" w:sz="4" w:space="0" w:color="000000"/>
              <w:right w:val="single" w:sz="4" w:space="0" w:color="auto"/>
            </w:tcBorders>
            <w:shd w:val="clear" w:color="auto" w:fill="62D5EC"/>
            <w:vAlign w:val="center"/>
          </w:tcPr>
          <w:p w14:paraId="5CB0AF0D" w14:textId="77777777" w:rsidR="0028501F" w:rsidRDefault="0028501F" w:rsidP="007B54B3">
            <w:pPr>
              <w:spacing w:after="0" w:line="240" w:lineRule="auto"/>
              <w:jc w:val="center"/>
              <w:rPr>
                <w:rFonts w:ascii="Arial" w:hAnsi="Arial" w:cs="Arial"/>
                <w:b/>
                <w:bCs/>
                <w:color w:val="000000"/>
              </w:rPr>
            </w:pPr>
            <w:r>
              <w:rPr>
                <w:rFonts w:ascii="Arial" w:hAnsi="Arial" w:cs="Arial"/>
                <w:b/>
                <w:bCs/>
                <w:color w:val="000000"/>
              </w:rPr>
              <w:t>2019</w:t>
            </w:r>
          </w:p>
        </w:tc>
      </w:tr>
      <w:tr w:rsidR="0028501F" w:rsidRPr="00B84159" w14:paraId="3CB8EB1E" w14:textId="77777777" w:rsidTr="00657276">
        <w:trPr>
          <w:trHeight w:val="334"/>
        </w:trPr>
        <w:tc>
          <w:tcPr>
            <w:tcW w:w="5379" w:type="dxa"/>
            <w:tcBorders>
              <w:top w:val="single" w:sz="4" w:space="0" w:color="000000"/>
              <w:left w:val="single" w:sz="4" w:space="0" w:color="000000"/>
              <w:bottom w:val="single" w:sz="4" w:space="0" w:color="000000"/>
              <w:right w:val="single" w:sz="4" w:space="0" w:color="000000"/>
            </w:tcBorders>
            <w:shd w:val="clear" w:color="auto" w:fill="4ABECE"/>
            <w:noWrap/>
            <w:vAlign w:val="center"/>
            <w:hideMark/>
          </w:tcPr>
          <w:p w14:paraId="6E855D2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MESES</w:t>
            </w:r>
          </w:p>
        </w:tc>
        <w:tc>
          <w:tcPr>
            <w:tcW w:w="1364"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0D531DE0" w14:textId="77777777" w:rsidR="0028501F" w:rsidRPr="00B84159" w:rsidRDefault="0028501F" w:rsidP="00E162CE">
            <w:pPr>
              <w:spacing w:after="0" w:line="240" w:lineRule="auto"/>
              <w:jc w:val="center"/>
              <w:rPr>
                <w:rFonts w:ascii="Arial" w:hAnsi="Arial" w:cs="Arial"/>
                <w:b/>
                <w:bCs/>
                <w:color w:val="000000"/>
              </w:rPr>
            </w:pPr>
            <w:r>
              <w:rPr>
                <w:rFonts w:ascii="Arial" w:hAnsi="Arial" w:cs="Arial"/>
                <w:b/>
                <w:bCs/>
                <w:color w:val="000000"/>
              </w:rPr>
              <w:t>Octubre</w:t>
            </w:r>
          </w:p>
        </w:tc>
        <w:tc>
          <w:tcPr>
            <w:tcW w:w="1364"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48ADD9B0" w14:textId="77777777" w:rsidR="0028501F" w:rsidRPr="00B84159" w:rsidRDefault="0028501F" w:rsidP="00F7043C">
            <w:pPr>
              <w:spacing w:after="0" w:line="240" w:lineRule="auto"/>
              <w:jc w:val="center"/>
              <w:rPr>
                <w:rFonts w:ascii="Arial" w:hAnsi="Arial" w:cs="Arial"/>
                <w:b/>
                <w:bCs/>
                <w:color w:val="000000"/>
              </w:rPr>
            </w:pPr>
            <w:r>
              <w:rPr>
                <w:rFonts w:ascii="Arial" w:hAnsi="Arial" w:cs="Arial"/>
                <w:b/>
                <w:bCs/>
                <w:color w:val="000000"/>
              </w:rPr>
              <w:t>Noviembre</w:t>
            </w:r>
          </w:p>
        </w:tc>
        <w:tc>
          <w:tcPr>
            <w:tcW w:w="1364" w:type="dxa"/>
            <w:gridSpan w:val="4"/>
            <w:tcBorders>
              <w:top w:val="single" w:sz="4" w:space="0" w:color="000000"/>
              <w:left w:val="single" w:sz="4" w:space="0" w:color="000000"/>
              <w:bottom w:val="single" w:sz="4" w:space="0" w:color="000000"/>
              <w:right w:val="single" w:sz="4" w:space="0" w:color="auto"/>
            </w:tcBorders>
            <w:shd w:val="clear" w:color="auto" w:fill="4ABECE"/>
            <w:vAlign w:val="center"/>
            <w:hideMark/>
          </w:tcPr>
          <w:p w14:paraId="5085216F" w14:textId="77777777" w:rsidR="0028501F" w:rsidRPr="00B84159" w:rsidRDefault="0028501F" w:rsidP="00F7043C">
            <w:pPr>
              <w:spacing w:after="0" w:line="240" w:lineRule="auto"/>
              <w:jc w:val="center"/>
              <w:rPr>
                <w:rFonts w:ascii="Arial" w:hAnsi="Arial" w:cs="Arial"/>
                <w:b/>
                <w:bCs/>
                <w:color w:val="000000"/>
              </w:rPr>
            </w:pPr>
            <w:r>
              <w:rPr>
                <w:rFonts w:ascii="Arial" w:hAnsi="Arial" w:cs="Arial"/>
                <w:b/>
                <w:bCs/>
                <w:color w:val="000000"/>
              </w:rPr>
              <w:t>Diciembre</w:t>
            </w:r>
          </w:p>
        </w:tc>
        <w:tc>
          <w:tcPr>
            <w:tcW w:w="1364" w:type="dxa"/>
            <w:gridSpan w:val="4"/>
            <w:tcBorders>
              <w:top w:val="single" w:sz="4" w:space="0" w:color="000000"/>
              <w:left w:val="single" w:sz="4" w:space="0" w:color="auto"/>
              <w:bottom w:val="single" w:sz="4" w:space="0" w:color="000000"/>
              <w:right w:val="single" w:sz="4" w:space="0" w:color="000000"/>
            </w:tcBorders>
            <w:shd w:val="clear" w:color="auto" w:fill="4ABECE"/>
            <w:vAlign w:val="center"/>
            <w:hideMark/>
          </w:tcPr>
          <w:p w14:paraId="1E6079C4" w14:textId="77777777" w:rsidR="0028501F" w:rsidRPr="00B84159" w:rsidRDefault="0028501F" w:rsidP="00F7043C">
            <w:pPr>
              <w:spacing w:after="0" w:line="240" w:lineRule="auto"/>
              <w:jc w:val="center"/>
              <w:rPr>
                <w:rFonts w:ascii="Arial" w:hAnsi="Arial" w:cs="Arial"/>
                <w:b/>
                <w:bCs/>
                <w:color w:val="000000"/>
              </w:rPr>
            </w:pPr>
            <w:r>
              <w:rPr>
                <w:rFonts w:ascii="Arial" w:hAnsi="Arial" w:cs="Arial"/>
                <w:b/>
                <w:bCs/>
                <w:color w:val="000000"/>
              </w:rPr>
              <w:t>Enero</w:t>
            </w:r>
          </w:p>
        </w:tc>
        <w:tc>
          <w:tcPr>
            <w:tcW w:w="1364"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762C10E4" w14:textId="77777777" w:rsidR="0028501F" w:rsidRPr="00B84159" w:rsidRDefault="0028501F" w:rsidP="00F7043C">
            <w:pPr>
              <w:spacing w:after="0" w:line="240" w:lineRule="auto"/>
              <w:jc w:val="center"/>
              <w:rPr>
                <w:rFonts w:ascii="Arial" w:hAnsi="Arial" w:cs="Arial"/>
                <w:b/>
                <w:bCs/>
                <w:color w:val="000000"/>
              </w:rPr>
            </w:pPr>
            <w:r>
              <w:rPr>
                <w:rFonts w:ascii="Arial" w:hAnsi="Arial" w:cs="Arial"/>
                <w:b/>
                <w:bCs/>
                <w:color w:val="000000"/>
              </w:rPr>
              <w:t>Febrero</w:t>
            </w:r>
          </w:p>
        </w:tc>
        <w:tc>
          <w:tcPr>
            <w:tcW w:w="1518" w:type="dxa"/>
            <w:gridSpan w:val="4"/>
            <w:tcBorders>
              <w:top w:val="nil"/>
              <w:left w:val="single" w:sz="4" w:space="0" w:color="000000"/>
              <w:bottom w:val="single" w:sz="4" w:space="0" w:color="000000"/>
              <w:right w:val="single" w:sz="4" w:space="0" w:color="000000"/>
            </w:tcBorders>
            <w:shd w:val="clear" w:color="auto" w:fill="4ABECE"/>
          </w:tcPr>
          <w:p w14:paraId="1390FFFB" w14:textId="77777777" w:rsidR="0028501F" w:rsidRDefault="0028501F" w:rsidP="00F7043C">
            <w:pPr>
              <w:spacing w:after="0" w:line="240" w:lineRule="auto"/>
              <w:jc w:val="center"/>
              <w:rPr>
                <w:rFonts w:ascii="Arial" w:hAnsi="Arial" w:cs="Arial"/>
                <w:b/>
                <w:bCs/>
                <w:color w:val="000000"/>
              </w:rPr>
            </w:pPr>
            <w:r>
              <w:rPr>
                <w:rFonts w:ascii="Arial" w:hAnsi="Arial" w:cs="Arial"/>
                <w:b/>
                <w:bCs/>
                <w:color w:val="000000"/>
              </w:rPr>
              <w:t>Marzo</w:t>
            </w:r>
          </w:p>
        </w:tc>
      </w:tr>
      <w:tr w:rsidR="005937D5" w:rsidRPr="00B84159" w14:paraId="456DC1A4" w14:textId="77777777" w:rsidTr="00657276">
        <w:trPr>
          <w:trHeight w:val="244"/>
        </w:trPr>
        <w:tc>
          <w:tcPr>
            <w:tcW w:w="5379"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D20BAD0" w14:textId="77777777" w:rsidR="0028501F" w:rsidRPr="00B84159" w:rsidRDefault="0028501F" w:rsidP="00F7043C">
            <w:pPr>
              <w:spacing w:after="0" w:line="240" w:lineRule="auto"/>
              <w:jc w:val="center"/>
              <w:rPr>
                <w:rFonts w:ascii="Arial" w:hAnsi="Arial" w:cs="Arial"/>
                <w:b/>
                <w:color w:val="000000"/>
              </w:rPr>
            </w:pPr>
            <w:r w:rsidRPr="00B84159">
              <w:rPr>
                <w:rFonts w:ascii="Arial" w:hAnsi="Arial" w:cs="Arial"/>
                <w:b/>
                <w:color w:val="000000"/>
              </w:rPr>
              <w:t>SEMANAS</w:t>
            </w:r>
          </w:p>
        </w:tc>
        <w:tc>
          <w:tcPr>
            <w:tcW w:w="341"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BAB7A08"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341"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C754EC9"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341"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B5C529B"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341"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FD9D92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36B922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60D25009"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7F5544C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53B980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A43037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7E84F9B"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642DEAE"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E6565DE"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301D96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8FD2F0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4015896"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2B04BD0"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0590B75"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33195762"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6E3A06D7"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32567CE" w14:textId="77777777" w:rsidR="0028501F" w:rsidRPr="00B84159" w:rsidRDefault="0028501F" w:rsidP="00F7043C">
            <w:pPr>
              <w:spacing w:after="0" w:line="240" w:lineRule="auto"/>
              <w:jc w:val="center"/>
              <w:rPr>
                <w:rFonts w:ascii="Arial" w:hAnsi="Arial" w:cs="Arial"/>
                <w:b/>
                <w:color w:val="000000"/>
              </w:rPr>
            </w:pPr>
            <w:r w:rsidRPr="00B84159">
              <w:rPr>
                <w:rFonts w:ascii="Arial" w:hAnsi="Arial" w:cs="Arial"/>
                <w:b/>
                <w:color w:val="000000"/>
              </w:rPr>
              <w:t>4</w:t>
            </w:r>
          </w:p>
        </w:tc>
        <w:tc>
          <w:tcPr>
            <w:tcW w:w="359" w:type="dxa"/>
            <w:tcBorders>
              <w:top w:val="single" w:sz="4" w:space="0" w:color="000000"/>
              <w:left w:val="single" w:sz="4" w:space="0" w:color="000000"/>
              <w:bottom w:val="single" w:sz="4" w:space="0" w:color="000000"/>
              <w:right w:val="single" w:sz="4" w:space="0" w:color="000000"/>
            </w:tcBorders>
            <w:shd w:val="clear" w:color="auto" w:fill="ADE4ED"/>
          </w:tcPr>
          <w:p w14:paraId="0D0C33DD"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1</w:t>
            </w:r>
          </w:p>
        </w:tc>
        <w:tc>
          <w:tcPr>
            <w:tcW w:w="476" w:type="dxa"/>
            <w:tcBorders>
              <w:top w:val="single" w:sz="4" w:space="0" w:color="000000"/>
              <w:left w:val="single" w:sz="4" w:space="0" w:color="000000"/>
              <w:bottom w:val="single" w:sz="4" w:space="0" w:color="000000"/>
              <w:right w:val="single" w:sz="4" w:space="0" w:color="000000"/>
            </w:tcBorders>
            <w:shd w:val="clear" w:color="auto" w:fill="ADE4ED"/>
          </w:tcPr>
          <w:p w14:paraId="282E5996"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2</w:t>
            </w:r>
          </w:p>
        </w:tc>
        <w:tc>
          <w:tcPr>
            <w:tcW w:w="341" w:type="dxa"/>
            <w:tcBorders>
              <w:top w:val="single" w:sz="4" w:space="0" w:color="000000"/>
              <w:left w:val="single" w:sz="4" w:space="0" w:color="000000"/>
              <w:bottom w:val="single" w:sz="4" w:space="0" w:color="000000"/>
              <w:right w:val="single" w:sz="4" w:space="0" w:color="000000"/>
            </w:tcBorders>
            <w:shd w:val="clear" w:color="auto" w:fill="ADE4ED"/>
          </w:tcPr>
          <w:p w14:paraId="152FA118"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3</w:t>
            </w:r>
          </w:p>
        </w:tc>
        <w:tc>
          <w:tcPr>
            <w:tcW w:w="341" w:type="dxa"/>
            <w:tcBorders>
              <w:top w:val="single" w:sz="4" w:space="0" w:color="000000"/>
              <w:left w:val="single" w:sz="4" w:space="0" w:color="000000"/>
              <w:bottom w:val="single" w:sz="4" w:space="0" w:color="000000"/>
              <w:right w:val="single" w:sz="4" w:space="0" w:color="000000"/>
            </w:tcBorders>
            <w:shd w:val="clear" w:color="auto" w:fill="ADE4ED"/>
          </w:tcPr>
          <w:p w14:paraId="5F43C1C6"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4</w:t>
            </w:r>
          </w:p>
        </w:tc>
      </w:tr>
      <w:tr w:rsidR="005937D5" w:rsidRPr="00B84159" w14:paraId="50D6CD6E" w14:textId="77777777" w:rsidTr="00166BB0">
        <w:trPr>
          <w:trHeight w:val="630"/>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1EAA7BF5"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Recopilación y validación de la información.</w:t>
            </w: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0D623582" w14:textId="77777777" w:rsidR="0028501F" w:rsidRPr="00862F98" w:rsidRDefault="0028501F" w:rsidP="00F7043C">
            <w:pPr>
              <w:spacing w:after="0" w:line="240" w:lineRule="auto"/>
              <w:jc w:val="center"/>
              <w:rPr>
                <w:rFonts w:ascii="Arial" w:hAnsi="Arial" w:cs="Arial"/>
                <w:b/>
                <w:bCs/>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0BAB64FE" w14:textId="77777777" w:rsidR="0028501F" w:rsidRPr="00862F98" w:rsidRDefault="0028501F" w:rsidP="00F7043C">
            <w:pPr>
              <w:spacing w:after="0" w:line="240" w:lineRule="auto"/>
              <w:jc w:val="center"/>
              <w:rPr>
                <w:rFonts w:ascii="Arial" w:hAnsi="Arial" w:cs="Arial"/>
                <w:b/>
                <w:bCs/>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494E108E" w14:textId="77777777" w:rsidR="0028501F" w:rsidRPr="00862F98" w:rsidRDefault="0028501F" w:rsidP="00F7043C">
            <w:pPr>
              <w:spacing w:after="0" w:line="240" w:lineRule="auto"/>
              <w:jc w:val="center"/>
              <w:rPr>
                <w:rFonts w:ascii="Arial" w:hAnsi="Arial" w:cs="Arial"/>
                <w:b/>
                <w:bCs/>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52DDFED6"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9863D1F"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DE39EE3"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0532F06"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23FDABC"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6B74B2A"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0CB8789"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B1B8795"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A2D3FDC"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4F7C7DE"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0BB6DB0"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16BAAD7"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A85D2E6"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AF87E65"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15D569"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2A90C91"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53CDF8" w14:textId="77777777" w:rsidR="0028501F" w:rsidRPr="00862F98" w:rsidRDefault="0028501F" w:rsidP="00F7043C">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7C11A53E" w14:textId="77777777" w:rsidR="0028501F" w:rsidRPr="00862F98" w:rsidRDefault="0028501F" w:rsidP="00F7043C">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4BFD28FE"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4A1A80A6"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75C63B1D" w14:textId="77777777" w:rsidR="0028501F" w:rsidRPr="00862F98" w:rsidRDefault="0028501F" w:rsidP="00F7043C">
            <w:pPr>
              <w:spacing w:after="0" w:line="240" w:lineRule="auto"/>
              <w:jc w:val="center"/>
              <w:rPr>
                <w:rFonts w:ascii="Arial" w:hAnsi="Arial" w:cs="Arial"/>
                <w:color w:val="000000"/>
              </w:rPr>
            </w:pPr>
          </w:p>
        </w:tc>
      </w:tr>
      <w:tr w:rsidR="005937D5" w:rsidRPr="00B84159" w14:paraId="7F83761F" w14:textId="77777777" w:rsidTr="00166BB0">
        <w:trPr>
          <w:trHeight w:val="647"/>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5B93E594"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Revisión bibliográfica.</w:t>
            </w:r>
          </w:p>
        </w:tc>
        <w:tc>
          <w:tcPr>
            <w:tcW w:w="341" w:type="dxa"/>
            <w:tcBorders>
              <w:top w:val="single" w:sz="4" w:space="0" w:color="000000"/>
              <w:left w:val="single" w:sz="4" w:space="0" w:color="000000"/>
              <w:bottom w:val="single" w:sz="4" w:space="0" w:color="000000"/>
              <w:right w:val="single" w:sz="4" w:space="0" w:color="000000"/>
            </w:tcBorders>
          </w:tcPr>
          <w:p w14:paraId="53DB38D4"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C200398"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1336AB40"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33545F3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6D6685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A6DF93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7FEBFD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312ADE3"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EA5D74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B4165C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6EAAE6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43286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16691F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6F98944"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E13D0D1"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93EC270"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7B5F45E"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A6C7E0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F2BE87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282558F" w14:textId="77777777" w:rsidR="0028501F" w:rsidRPr="00862F98" w:rsidRDefault="0028501F" w:rsidP="00F7043C">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5D18FC21" w14:textId="77777777" w:rsidR="0028501F" w:rsidRPr="00862F98" w:rsidRDefault="0028501F" w:rsidP="00F7043C">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228D6C23"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267A45A5"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3BCE96FF" w14:textId="77777777" w:rsidR="0028501F" w:rsidRPr="00862F98" w:rsidRDefault="0028501F" w:rsidP="00F7043C">
            <w:pPr>
              <w:spacing w:after="0" w:line="240" w:lineRule="auto"/>
              <w:jc w:val="center"/>
              <w:rPr>
                <w:rFonts w:ascii="Arial" w:hAnsi="Arial" w:cs="Arial"/>
                <w:color w:val="000000"/>
              </w:rPr>
            </w:pPr>
          </w:p>
        </w:tc>
      </w:tr>
      <w:tr w:rsidR="005937D5" w:rsidRPr="00B84159" w14:paraId="6AD79481" w14:textId="77777777" w:rsidTr="00166BB0">
        <w:trPr>
          <w:trHeight w:val="754"/>
        </w:trPr>
        <w:tc>
          <w:tcPr>
            <w:tcW w:w="5379" w:type="dxa"/>
            <w:tcBorders>
              <w:top w:val="single" w:sz="4" w:space="0" w:color="000000"/>
              <w:left w:val="single" w:sz="4" w:space="0" w:color="000000"/>
              <w:bottom w:val="single" w:sz="4" w:space="0" w:color="000000"/>
              <w:right w:val="single" w:sz="4" w:space="0" w:color="000000"/>
            </w:tcBorders>
            <w:noWrap/>
            <w:vAlign w:val="center"/>
            <w:hideMark/>
          </w:tcPr>
          <w:p w14:paraId="71577A05" w14:textId="77777777" w:rsidR="0028501F" w:rsidRPr="00862F98" w:rsidRDefault="0028501F" w:rsidP="00F7043C">
            <w:pPr>
              <w:spacing w:after="0" w:line="240" w:lineRule="auto"/>
              <w:jc w:val="both"/>
              <w:rPr>
                <w:rFonts w:ascii="Arial" w:hAnsi="Arial" w:cs="Arial"/>
                <w:lang w:val="es-VE"/>
              </w:rPr>
            </w:pPr>
            <w:r w:rsidRPr="00862F98">
              <w:rPr>
                <w:rFonts w:ascii="Arial" w:hAnsi="Arial" w:cs="Arial"/>
                <w:color w:val="000000"/>
              </w:rPr>
              <w:t>Planificación y diseño de la investigación.</w:t>
            </w:r>
          </w:p>
        </w:tc>
        <w:tc>
          <w:tcPr>
            <w:tcW w:w="341" w:type="dxa"/>
            <w:tcBorders>
              <w:top w:val="single" w:sz="4" w:space="0" w:color="000000"/>
              <w:left w:val="single" w:sz="4" w:space="0" w:color="000000"/>
              <w:bottom w:val="single" w:sz="4" w:space="0" w:color="000000"/>
              <w:right w:val="single" w:sz="4" w:space="0" w:color="000000"/>
            </w:tcBorders>
          </w:tcPr>
          <w:p w14:paraId="43F10E46"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1BD6208"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29669524"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5F743D73"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966478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D315A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3F395E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2CB2CD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7831C9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BED0F4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07097D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A7F27F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B2C31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832D3A"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86B00C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C08E186"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BC0C3B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D21555E"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D4C3C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7686257" w14:textId="77777777" w:rsidR="0028501F" w:rsidRPr="00862F98" w:rsidRDefault="0028501F" w:rsidP="00F7043C">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2A919FEA" w14:textId="77777777" w:rsidR="0028501F" w:rsidRPr="00862F98" w:rsidRDefault="0028501F" w:rsidP="00F7043C">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2FB09499"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24417B17"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7F1BDC19" w14:textId="77777777" w:rsidR="0028501F" w:rsidRPr="00862F98" w:rsidRDefault="0028501F" w:rsidP="00F7043C">
            <w:pPr>
              <w:spacing w:after="0" w:line="240" w:lineRule="auto"/>
              <w:jc w:val="center"/>
              <w:rPr>
                <w:rFonts w:ascii="Arial" w:hAnsi="Arial" w:cs="Arial"/>
                <w:color w:val="000000"/>
              </w:rPr>
            </w:pPr>
          </w:p>
        </w:tc>
      </w:tr>
      <w:tr w:rsidR="005937D5" w:rsidRPr="00B84159" w14:paraId="38A4BEC1" w14:textId="77777777" w:rsidTr="00166BB0">
        <w:trPr>
          <w:trHeight w:val="692"/>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6B690894" w14:textId="77777777" w:rsidR="0028501F" w:rsidRPr="00862F98" w:rsidRDefault="0028501F" w:rsidP="00F7043C">
            <w:pPr>
              <w:spacing w:after="0" w:line="240" w:lineRule="auto"/>
              <w:jc w:val="both"/>
              <w:rPr>
                <w:rStyle w:val="Emphasis"/>
                <w:i w:val="0"/>
              </w:rPr>
            </w:pPr>
            <w:r w:rsidRPr="00862F98">
              <w:rPr>
                <w:rStyle w:val="Emphasis"/>
                <w:rFonts w:ascii="Arial" w:hAnsi="Arial" w:cs="Arial"/>
                <w:i w:val="0"/>
              </w:rPr>
              <w:t>Selección de la muestra de la investigación.</w:t>
            </w:r>
          </w:p>
        </w:tc>
        <w:tc>
          <w:tcPr>
            <w:tcW w:w="341" w:type="dxa"/>
            <w:tcBorders>
              <w:top w:val="single" w:sz="4" w:space="0" w:color="000000"/>
              <w:left w:val="single" w:sz="4" w:space="0" w:color="000000"/>
              <w:bottom w:val="single" w:sz="4" w:space="0" w:color="000000"/>
              <w:right w:val="single" w:sz="4" w:space="0" w:color="000000"/>
            </w:tcBorders>
          </w:tcPr>
          <w:p w14:paraId="377B0F60" w14:textId="77777777" w:rsidR="0028501F" w:rsidRPr="00862F98" w:rsidRDefault="0028501F" w:rsidP="00F7043C">
            <w:pPr>
              <w:spacing w:after="0" w:line="240" w:lineRule="auto"/>
              <w:jc w:val="center"/>
              <w:rPr>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0709A83A"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8875E16"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C31417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8AA4D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87B433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BCDE2C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481D1A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355841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2B9EAB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16EE97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7004D4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1A19A2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FA3793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6E5C3F"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DD59CE0"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6F01BDB"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469A2A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391074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DD11452" w14:textId="77777777" w:rsidR="0028501F" w:rsidRPr="00862F98" w:rsidRDefault="0028501F" w:rsidP="00F7043C">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19056C5A" w14:textId="77777777" w:rsidR="0028501F" w:rsidRPr="00862F98" w:rsidRDefault="0028501F" w:rsidP="00F7043C">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001A7504"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1207D666"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51B8C685" w14:textId="77777777" w:rsidR="0028501F" w:rsidRPr="00862F98" w:rsidRDefault="0028501F" w:rsidP="00F7043C">
            <w:pPr>
              <w:spacing w:after="0" w:line="240" w:lineRule="auto"/>
              <w:jc w:val="center"/>
              <w:rPr>
                <w:rFonts w:ascii="Arial" w:hAnsi="Arial" w:cs="Arial"/>
                <w:color w:val="000000"/>
              </w:rPr>
            </w:pPr>
          </w:p>
        </w:tc>
      </w:tr>
      <w:tr w:rsidR="005937D5" w:rsidRPr="00B84159" w14:paraId="2D55F600" w14:textId="77777777" w:rsidTr="00166BB0">
        <w:trPr>
          <w:trHeight w:val="806"/>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2336C762" w14:textId="77777777" w:rsidR="0028501F" w:rsidRPr="00862F98" w:rsidRDefault="0028501F" w:rsidP="00F8326C">
            <w:pPr>
              <w:spacing w:after="0" w:line="240" w:lineRule="auto"/>
              <w:jc w:val="both"/>
              <w:rPr>
                <w:rStyle w:val="Emphasis"/>
                <w:i w:val="0"/>
              </w:rPr>
            </w:pPr>
            <w:r w:rsidRPr="00862F98">
              <w:rPr>
                <w:rStyle w:val="Emphasis"/>
                <w:rFonts w:ascii="Arial" w:hAnsi="Arial" w:cs="Arial"/>
                <w:i w:val="0"/>
                <w:lang w:val="es-VE"/>
              </w:rPr>
              <w:t>Identificación de las variables de mayor impacto en método de producción de los pozos a estudiar.</w:t>
            </w:r>
          </w:p>
        </w:tc>
        <w:tc>
          <w:tcPr>
            <w:tcW w:w="341" w:type="dxa"/>
            <w:tcBorders>
              <w:top w:val="single" w:sz="4" w:space="0" w:color="000000"/>
              <w:left w:val="single" w:sz="4" w:space="0" w:color="000000"/>
              <w:bottom w:val="single" w:sz="4" w:space="0" w:color="000000"/>
              <w:right w:val="single" w:sz="4" w:space="0" w:color="000000"/>
            </w:tcBorders>
          </w:tcPr>
          <w:p w14:paraId="078BC935" w14:textId="77777777" w:rsidR="0028501F" w:rsidRPr="00862F98" w:rsidRDefault="0028501F" w:rsidP="00F7043C">
            <w:pPr>
              <w:spacing w:after="0" w:line="240" w:lineRule="auto"/>
              <w:jc w:val="center"/>
              <w:rPr>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8B29820"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682BB00"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304CAB6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58049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B569A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1A3001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548273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C1511D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F59589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1A9693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B35FEE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181C0C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9CDAE1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9BB437"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5D8D5A"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2049AC6"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5B2790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DA700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9090FB1" w14:textId="77777777" w:rsidR="0028501F" w:rsidRPr="00862F98" w:rsidRDefault="0028501F" w:rsidP="00F7043C">
            <w:pPr>
              <w:spacing w:after="0" w:line="240" w:lineRule="auto"/>
              <w:jc w:val="center"/>
              <w:rPr>
                <w:rFonts w:ascii="Arial" w:hAnsi="Arial" w:cs="Arial"/>
                <w:color w:val="000000"/>
              </w:rPr>
            </w:pPr>
          </w:p>
        </w:tc>
        <w:tc>
          <w:tcPr>
            <w:tcW w:w="359" w:type="dxa"/>
            <w:tcBorders>
              <w:top w:val="single" w:sz="4" w:space="0" w:color="000000"/>
              <w:left w:val="single" w:sz="4" w:space="0" w:color="000000"/>
              <w:bottom w:val="single" w:sz="4" w:space="0" w:color="000000"/>
              <w:right w:val="single" w:sz="4" w:space="0" w:color="000000"/>
            </w:tcBorders>
          </w:tcPr>
          <w:p w14:paraId="5BABCE0B" w14:textId="77777777" w:rsidR="0028501F" w:rsidRPr="00862F98" w:rsidRDefault="0028501F" w:rsidP="00F7043C">
            <w:pPr>
              <w:spacing w:after="0" w:line="240" w:lineRule="auto"/>
              <w:jc w:val="center"/>
              <w:rPr>
                <w:rFonts w:ascii="Arial" w:hAnsi="Arial" w:cs="Arial"/>
                <w:color w:val="000000"/>
              </w:rPr>
            </w:pPr>
          </w:p>
        </w:tc>
        <w:tc>
          <w:tcPr>
            <w:tcW w:w="476" w:type="dxa"/>
            <w:tcBorders>
              <w:top w:val="single" w:sz="4" w:space="0" w:color="000000"/>
              <w:left w:val="single" w:sz="4" w:space="0" w:color="000000"/>
              <w:bottom w:val="single" w:sz="4" w:space="0" w:color="000000"/>
              <w:right w:val="single" w:sz="4" w:space="0" w:color="000000"/>
            </w:tcBorders>
          </w:tcPr>
          <w:p w14:paraId="690C668B"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1BC6C794"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33E32D84" w14:textId="77777777" w:rsidR="0028501F" w:rsidRPr="00862F98" w:rsidRDefault="0028501F" w:rsidP="00F7043C">
            <w:pPr>
              <w:spacing w:after="0" w:line="240" w:lineRule="auto"/>
              <w:jc w:val="center"/>
              <w:rPr>
                <w:rFonts w:ascii="Arial" w:hAnsi="Arial" w:cs="Arial"/>
                <w:color w:val="000000"/>
              </w:rPr>
            </w:pPr>
          </w:p>
        </w:tc>
      </w:tr>
      <w:tr w:rsidR="005937D5" w:rsidRPr="00B84159" w14:paraId="18C79F8D" w14:textId="77777777" w:rsidTr="00C54CAA">
        <w:trPr>
          <w:trHeight w:val="727"/>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55CB17B2" w14:textId="77777777" w:rsidR="0028501F" w:rsidRPr="00862F98" w:rsidRDefault="0028501F" w:rsidP="00F7043C">
            <w:pPr>
              <w:spacing w:after="0" w:line="240" w:lineRule="auto"/>
              <w:jc w:val="both"/>
              <w:rPr>
                <w:rStyle w:val="Emphasis"/>
                <w:i w:val="0"/>
              </w:rPr>
            </w:pPr>
            <w:r w:rsidRPr="00862F98">
              <w:rPr>
                <w:rStyle w:val="Emphasis"/>
                <w:rFonts w:ascii="Arial" w:hAnsi="Arial" w:cs="Arial"/>
                <w:i w:val="0"/>
                <w:lang w:val="es-VE"/>
              </w:rPr>
              <w:t>Descripción del comportamiento de producción del área de estudio.</w:t>
            </w:r>
          </w:p>
        </w:tc>
        <w:tc>
          <w:tcPr>
            <w:tcW w:w="341" w:type="dxa"/>
            <w:tcBorders>
              <w:top w:val="single" w:sz="4" w:space="0" w:color="000000"/>
              <w:left w:val="single" w:sz="4" w:space="0" w:color="000000"/>
              <w:bottom w:val="single" w:sz="4" w:space="0" w:color="000000"/>
              <w:right w:val="single" w:sz="4" w:space="0" w:color="000000"/>
            </w:tcBorders>
          </w:tcPr>
          <w:p w14:paraId="6B58DC41" w14:textId="77777777" w:rsidR="0028501F" w:rsidRPr="00862F98" w:rsidRDefault="0028501F" w:rsidP="00F7043C">
            <w:pPr>
              <w:spacing w:after="0" w:line="240" w:lineRule="auto"/>
              <w:jc w:val="center"/>
              <w:rPr>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4B06AC96"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5A17E3D0"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618B7CE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F446C2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EF729F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B1253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08335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AA798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A9A1F7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B5C53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95A9BA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413228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D1F5C7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2C3F5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87BAB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D12AF7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0E2F9F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E9B80D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EAAC6B2" w14:textId="77777777" w:rsidR="0028501F" w:rsidRPr="00862F98" w:rsidRDefault="0028501F" w:rsidP="00F7043C">
            <w:pPr>
              <w:spacing w:after="0" w:line="240" w:lineRule="auto"/>
              <w:jc w:val="center"/>
              <w:rPr>
                <w:rFonts w:ascii="Arial" w:hAnsi="Arial" w:cs="Arial"/>
                <w:b/>
                <w:color w:val="FF0000"/>
              </w:rPr>
            </w:pPr>
          </w:p>
        </w:tc>
        <w:tc>
          <w:tcPr>
            <w:tcW w:w="359" w:type="dxa"/>
            <w:tcBorders>
              <w:top w:val="single" w:sz="4" w:space="0" w:color="000000"/>
              <w:left w:val="single" w:sz="4" w:space="0" w:color="000000"/>
              <w:bottom w:val="single" w:sz="4" w:space="0" w:color="000000"/>
              <w:right w:val="single" w:sz="4" w:space="0" w:color="000000"/>
            </w:tcBorders>
          </w:tcPr>
          <w:p w14:paraId="6895679D" w14:textId="77777777" w:rsidR="0028501F" w:rsidRPr="00862F98" w:rsidRDefault="0028501F" w:rsidP="00F7043C">
            <w:pPr>
              <w:spacing w:after="0" w:line="240" w:lineRule="auto"/>
              <w:jc w:val="center"/>
              <w:rPr>
                <w:rFonts w:ascii="Arial" w:hAnsi="Arial" w:cs="Arial"/>
                <w:b/>
                <w:color w:val="FF0000"/>
              </w:rPr>
            </w:pPr>
          </w:p>
        </w:tc>
        <w:tc>
          <w:tcPr>
            <w:tcW w:w="476" w:type="dxa"/>
            <w:tcBorders>
              <w:top w:val="single" w:sz="4" w:space="0" w:color="000000"/>
              <w:left w:val="single" w:sz="4" w:space="0" w:color="000000"/>
              <w:bottom w:val="single" w:sz="4" w:space="0" w:color="000000"/>
              <w:right w:val="single" w:sz="4" w:space="0" w:color="000000"/>
            </w:tcBorders>
          </w:tcPr>
          <w:p w14:paraId="46B4E0C7"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24201DF8"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7F2A673E" w14:textId="77777777" w:rsidR="0028501F" w:rsidRPr="00862F98" w:rsidRDefault="0028501F" w:rsidP="00F7043C">
            <w:pPr>
              <w:spacing w:after="0" w:line="240" w:lineRule="auto"/>
              <w:jc w:val="center"/>
              <w:rPr>
                <w:rFonts w:ascii="Arial" w:hAnsi="Arial" w:cs="Arial"/>
                <w:b/>
                <w:color w:val="FF0000"/>
              </w:rPr>
            </w:pPr>
          </w:p>
        </w:tc>
      </w:tr>
      <w:tr w:rsidR="00507BF6" w:rsidRPr="00B84159" w14:paraId="2D60663E" w14:textId="77777777" w:rsidTr="00507BF6">
        <w:trPr>
          <w:trHeight w:val="717"/>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3D409899" w14:textId="4F0EFB79" w:rsidR="0028501F" w:rsidRPr="00862F98" w:rsidRDefault="00C41A23" w:rsidP="00C41A23">
            <w:pPr>
              <w:spacing w:after="0" w:line="240" w:lineRule="auto"/>
              <w:jc w:val="both"/>
              <w:rPr>
                <w:rStyle w:val="Emphasis"/>
                <w:rFonts w:ascii="Arial" w:hAnsi="Arial" w:cs="Arial"/>
                <w:i w:val="0"/>
                <w:iCs w:val="0"/>
              </w:rPr>
            </w:pPr>
            <w:r>
              <w:rPr>
                <w:rFonts w:ascii="Arial" w:hAnsi="Arial" w:cs="Arial"/>
              </w:rPr>
              <w:t>Desarrollo de una aplicación</w:t>
            </w:r>
            <w:r w:rsidR="0028501F" w:rsidRPr="00862F98">
              <w:rPr>
                <w:rFonts w:ascii="Arial" w:hAnsi="Arial" w:cs="Arial"/>
              </w:rPr>
              <w:t xml:space="preserve"> computacional </w:t>
            </w:r>
            <w:r>
              <w:rPr>
                <w:rFonts w:ascii="Arial" w:hAnsi="Arial" w:cs="Arial"/>
              </w:rPr>
              <w:t>basada en</w:t>
            </w:r>
            <w:r w:rsidR="00317000">
              <w:rPr>
                <w:rFonts w:ascii="Arial" w:hAnsi="Arial" w:cs="Arial"/>
              </w:rPr>
              <w:t xml:space="preserve"> </w:t>
            </w:r>
            <w:r>
              <w:rPr>
                <w:rFonts w:ascii="Arial" w:hAnsi="Arial" w:cs="Arial"/>
              </w:rPr>
              <w:t xml:space="preserve">el framework Laravel </w:t>
            </w:r>
            <w:r w:rsidR="0028501F" w:rsidRPr="00862F98">
              <w:rPr>
                <w:rFonts w:ascii="Arial" w:hAnsi="Arial" w:cs="Arial"/>
              </w:rPr>
              <w:t>para el monitoreo de los pozos asociados al área norte del campo lagunillas.</w:t>
            </w:r>
          </w:p>
        </w:tc>
        <w:tc>
          <w:tcPr>
            <w:tcW w:w="341" w:type="dxa"/>
            <w:tcBorders>
              <w:top w:val="single" w:sz="4" w:space="0" w:color="000000"/>
              <w:left w:val="single" w:sz="4" w:space="0" w:color="000000"/>
              <w:bottom w:val="single" w:sz="4" w:space="0" w:color="000000"/>
              <w:right w:val="single" w:sz="4" w:space="0" w:color="000000"/>
            </w:tcBorders>
          </w:tcPr>
          <w:p w14:paraId="722AFE25" w14:textId="77777777" w:rsidR="0028501F" w:rsidRPr="00862F98" w:rsidRDefault="0028501F" w:rsidP="00F7043C">
            <w:pPr>
              <w:spacing w:after="0" w:line="240" w:lineRule="auto"/>
              <w:jc w:val="center"/>
              <w:rPr>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7664C61A"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1310CC9C"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0686253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34E465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CEE04A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2361EB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14613D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7447D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FF5056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DD3BC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4A0DF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B07899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B352D4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217FAE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D023E0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A12438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9B623C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B86916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4852B02" w14:textId="77777777" w:rsidR="0028501F" w:rsidRPr="00862F98" w:rsidRDefault="0028501F" w:rsidP="00F7043C">
            <w:pPr>
              <w:spacing w:after="0" w:line="240" w:lineRule="auto"/>
              <w:jc w:val="center"/>
              <w:rPr>
                <w:rFonts w:ascii="Arial" w:hAnsi="Arial" w:cs="Arial"/>
                <w:b/>
                <w:color w:val="FF0000"/>
              </w:rPr>
            </w:pPr>
          </w:p>
        </w:tc>
        <w:tc>
          <w:tcPr>
            <w:tcW w:w="359" w:type="dxa"/>
            <w:tcBorders>
              <w:top w:val="single" w:sz="4" w:space="0" w:color="000000"/>
              <w:left w:val="single" w:sz="4" w:space="0" w:color="000000"/>
              <w:bottom w:val="single" w:sz="4" w:space="0" w:color="000000"/>
              <w:right w:val="single" w:sz="4" w:space="0" w:color="000000"/>
            </w:tcBorders>
            <w:shd w:val="clear" w:color="auto" w:fill="97EAFB"/>
          </w:tcPr>
          <w:p w14:paraId="43CFB89A" w14:textId="77777777" w:rsidR="0028501F" w:rsidRPr="00862F98" w:rsidRDefault="0028501F" w:rsidP="00F7043C">
            <w:pPr>
              <w:spacing w:after="0" w:line="240" w:lineRule="auto"/>
              <w:jc w:val="center"/>
              <w:rPr>
                <w:rFonts w:ascii="Arial" w:hAnsi="Arial" w:cs="Arial"/>
                <w:b/>
                <w:color w:val="FF0000"/>
              </w:rPr>
            </w:pPr>
          </w:p>
        </w:tc>
        <w:tc>
          <w:tcPr>
            <w:tcW w:w="476" w:type="dxa"/>
            <w:tcBorders>
              <w:top w:val="single" w:sz="4" w:space="0" w:color="000000"/>
              <w:left w:val="single" w:sz="4" w:space="0" w:color="000000"/>
              <w:bottom w:val="single" w:sz="4" w:space="0" w:color="000000"/>
              <w:right w:val="single" w:sz="4" w:space="0" w:color="000000"/>
            </w:tcBorders>
          </w:tcPr>
          <w:p w14:paraId="12E9D3B9"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2F6C29A3"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63862C5A" w14:textId="77777777" w:rsidR="0028501F" w:rsidRPr="00862F98" w:rsidRDefault="0028501F" w:rsidP="00F7043C">
            <w:pPr>
              <w:spacing w:after="0" w:line="240" w:lineRule="auto"/>
              <w:jc w:val="center"/>
              <w:rPr>
                <w:rFonts w:ascii="Arial" w:hAnsi="Arial" w:cs="Arial"/>
                <w:b/>
                <w:color w:val="FF0000"/>
              </w:rPr>
            </w:pPr>
          </w:p>
        </w:tc>
      </w:tr>
      <w:tr w:rsidR="005937D5" w:rsidRPr="00B84159" w14:paraId="4ECDAE6F" w14:textId="77777777" w:rsidTr="00507BF6">
        <w:trPr>
          <w:trHeight w:val="612"/>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663F216D" w14:textId="77777777" w:rsidR="0028501F" w:rsidRPr="00862F98" w:rsidRDefault="0028501F" w:rsidP="00E56C74">
            <w:pPr>
              <w:spacing w:after="0" w:line="240" w:lineRule="auto"/>
              <w:jc w:val="both"/>
              <w:rPr>
                <w:rStyle w:val="Emphasis"/>
                <w:i w:val="0"/>
                <w:lang w:val="es-VE"/>
              </w:rPr>
            </w:pPr>
            <w:r w:rsidRPr="00862F98">
              <w:rPr>
                <w:rStyle w:val="Emphasis"/>
                <w:rFonts w:ascii="Arial" w:hAnsi="Arial" w:cs="Arial"/>
                <w:i w:val="0"/>
                <w:lang w:val="es-VE"/>
              </w:rPr>
              <w:t>Validación de los resultados con la historia de producción.</w:t>
            </w:r>
          </w:p>
        </w:tc>
        <w:tc>
          <w:tcPr>
            <w:tcW w:w="341" w:type="dxa"/>
            <w:tcBorders>
              <w:top w:val="single" w:sz="4" w:space="0" w:color="000000"/>
              <w:left w:val="single" w:sz="4" w:space="0" w:color="000000"/>
              <w:bottom w:val="single" w:sz="4" w:space="0" w:color="000000"/>
              <w:right w:val="single" w:sz="4" w:space="0" w:color="000000"/>
            </w:tcBorders>
          </w:tcPr>
          <w:p w14:paraId="1EF248B0" w14:textId="77777777" w:rsidR="0028501F" w:rsidRPr="00862F98" w:rsidRDefault="0028501F" w:rsidP="00F7043C">
            <w:pPr>
              <w:spacing w:after="0" w:line="240" w:lineRule="auto"/>
              <w:jc w:val="center"/>
              <w:rPr>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4FDB459A"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2A0A1198"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5F51B63B"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CC8D03F"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EE9E06C"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D53596B"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19A0A9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95A0A5"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040A69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B43E81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72B9027"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D45DAD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BE87C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20EB45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CDDDB8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63C0C1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28A953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02E330F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0DA9CD8" w14:textId="77777777" w:rsidR="0028501F" w:rsidRPr="00862F98" w:rsidRDefault="0028501F" w:rsidP="00F7043C">
            <w:pPr>
              <w:spacing w:after="0" w:line="240" w:lineRule="auto"/>
              <w:jc w:val="center"/>
              <w:rPr>
                <w:rFonts w:ascii="Arial" w:hAnsi="Arial" w:cs="Arial"/>
                <w:b/>
                <w:color w:val="FF0000"/>
              </w:rPr>
            </w:pPr>
          </w:p>
        </w:tc>
        <w:tc>
          <w:tcPr>
            <w:tcW w:w="359" w:type="dxa"/>
            <w:tcBorders>
              <w:top w:val="single" w:sz="4" w:space="0" w:color="000000"/>
              <w:left w:val="single" w:sz="4" w:space="0" w:color="000000"/>
              <w:bottom w:val="single" w:sz="4" w:space="0" w:color="000000"/>
              <w:right w:val="single" w:sz="4" w:space="0" w:color="000000"/>
            </w:tcBorders>
          </w:tcPr>
          <w:p w14:paraId="3DBFE2E3" w14:textId="77777777" w:rsidR="0028501F" w:rsidRPr="00862F98" w:rsidRDefault="0028501F" w:rsidP="00F7043C">
            <w:pPr>
              <w:spacing w:after="0" w:line="240" w:lineRule="auto"/>
              <w:jc w:val="center"/>
              <w:rPr>
                <w:rFonts w:ascii="Arial" w:hAnsi="Arial" w:cs="Arial"/>
                <w:b/>
                <w:color w:val="FF0000"/>
              </w:rPr>
            </w:pPr>
          </w:p>
        </w:tc>
        <w:tc>
          <w:tcPr>
            <w:tcW w:w="476" w:type="dxa"/>
            <w:tcBorders>
              <w:top w:val="single" w:sz="4" w:space="0" w:color="000000"/>
              <w:left w:val="single" w:sz="4" w:space="0" w:color="000000"/>
              <w:bottom w:val="single" w:sz="4" w:space="0" w:color="000000"/>
              <w:right w:val="single" w:sz="4" w:space="0" w:color="000000"/>
            </w:tcBorders>
          </w:tcPr>
          <w:p w14:paraId="056FF5D6"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3336BE47"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tcPr>
          <w:p w14:paraId="562E71B9" w14:textId="77777777" w:rsidR="0028501F" w:rsidRPr="00862F98" w:rsidRDefault="0028501F" w:rsidP="00F7043C">
            <w:pPr>
              <w:spacing w:after="0" w:line="240" w:lineRule="auto"/>
              <w:jc w:val="center"/>
              <w:rPr>
                <w:rFonts w:ascii="Arial" w:hAnsi="Arial" w:cs="Arial"/>
                <w:b/>
                <w:color w:val="FF0000"/>
              </w:rPr>
            </w:pPr>
          </w:p>
        </w:tc>
      </w:tr>
      <w:tr w:rsidR="005937D5" w:rsidRPr="00E26BA7" w14:paraId="07EE9B6C" w14:textId="77777777" w:rsidTr="00B9199C">
        <w:trPr>
          <w:trHeight w:val="612"/>
        </w:trPr>
        <w:tc>
          <w:tcPr>
            <w:tcW w:w="5379" w:type="dxa"/>
            <w:tcBorders>
              <w:top w:val="single" w:sz="4" w:space="0" w:color="000000"/>
              <w:left w:val="single" w:sz="4" w:space="0" w:color="000000"/>
              <w:bottom w:val="single" w:sz="4" w:space="0" w:color="000000"/>
              <w:right w:val="single" w:sz="4" w:space="0" w:color="000000"/>
            </w:tcBorders>
            <w:vAlign w:val="center"/>
            <w:hideMark/>
          </w:tcPr>
          <w:p w14:paraId="43A9A533"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Redacción, preparación y presentación del Trabajo Especial de Grado.</w:t>
            </w:r>
          </w:p>
        </w:tc>
        <w:tc>
          <w:tcPr>
            <w:tcW w:w="341" w:type="dxa"/>
            <w:tcBorders>
              <w:top w:val="single" w:sz="4" w:space="0" w:color="000000"/>
              <w:left w:val="single" w:sz="4" w:space="0" w:color="000000"/>
              <w:bottom w:val="single" w:sz="4" w:space="0" w:color="000000"/>
              <w:right w:val="single" w:sz="4" w:space="0" w:color="000000"/>
            </w:tcBorders>
          </w:tcPr>
          <w:p w14:paraId="5E337D4D"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785AE2C3"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51BA5357" w14:textId="77777777" w:rsidR="0028501F" w:rsidRPr="00862F98" w:rsidRDefault="0028501F" w:rsidP="00F7043C">
            <w:pPr>
              <w:spacing w:after="0" w:line="240" w:lineRule="auto"/>
              <w:jc w:val="center"/>
              <w:rPr>
                <w:rFonts w:ascii="Arial" w:hAnsi="Arial" w:cs="Arial"/>
                <w:color w:val="000000"/>
              </w:rPr>
            </w:pPr>
          </w:p>
        </w:tc>
        <w:tc>
          <w:tcPr>
            <w:tcW w:w="341" w:type="dxa"/>
            <w:tcBorders>
              <w:top w:val="single" w:sz="4" w:space="0" w:color="000000"/>
              <w:left w:val="single" w:sz="4" w:space="0" w:color="000000"/>
              <w:bottom w:val="single" w:sz="4" w:space="0" w:color="000000"/>
              <w:right w:val="single" w:sz="4" w:space="0" w:color="000000"/>
            </w:tcBorders>
          </w:tcPr>
          <w:p w14:paraId="741C1E3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5C066F1"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13A1DA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D90F52C"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1A80E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CD04203"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C813EF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55A37D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11D1B54"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4AE58C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F8FCC0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A93730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5AF98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C89777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0B9B84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FDF226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E36D1FC" w14:textId="77777777" w:rsidR="0028501F" w:rsidRPr="00862F98" w:rsidRDefault="0028501F" w:rsidP="00F7043C">
            <w:pPr>
              <w:spacing w:after="0" w:line="240" w:lineRule="auto"/>
              <w:jc w:val="center"/>
              <w:rPr>
                <w:rFonts w:ascii="Arial" w:hAnsi="Arial" w:cs="Arial"/>
                <w:b/>
                <w:color w:val="FF0000"/>
              </w:rPr>
            </w:pPr>
          </w:p>
        </w:tc>
        <w:tc>
          <w:tcPr>
            <w:tcW w:w="359" w:type="dxa"/>
            <w:tcBorders>
              <w:top w:val="single" w:sz="4" w:space="0" w:color="000000"/>
              <w:left w:val="single" w:sz="4" w:space="0" w:color="000000"/>
              <w:bottom w:val="single" w:sz="4" w:space="0" w:color="000000"/>
              <w:right w:val="single" w:sz="4" w:space="0" w:color="000000"/>
            </w:tcBorders>
            <w:shd w:val="clear" w:color="auto" w:fill="97EAFB"/>
          </w:tcPr>
          <w:p w14:paraId="382275DB" w14:textId="77777777" w:rsidR="0028501F" w:rsidRPr="00862F98" w:rsidRDefault="0028501F" w:rsidP="00F7043C">
            <w:pPr>
              <w:spacing w:after="0" w:line="240" w:lineRule="auto"/>
              <w:jc w:val="center"/>
              <w:rPr>
                <w:rFonts w:ascii="Arial" w:hAnsi="Arial" w:cs="Arial"/>
                <w:b/>
                <w:color w:val="FF0000"/>
              </w:rPr>
            </w:pPr>
          </w:p>
        </w:tc>
        <w:tc>
          <w:tcPr>
            <w:tcW w:w="476" w:type="dxa"/>
            <w:tcBorders>
              <w:top w:val="single" w:sz="4" w:space="0" w:color="000000"/>
              <w:left w:val="single" w:sz="4" w:space="0" w:color="000000"/>
              <w:bottom w:val="single" w:sz="4" w:space="0" w:color="000000"/>
              <w:right w:val="single" w:sz="4" w:space="0" w:color="000000"/>
            </w:tcBorders>
            <w:shd w:val="clear" w:color="auto" w:fill="97EAFB"/>
          </w:tcPr>
          <w:p w14:paraId="1D102D13"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109DF591" w14:textId="77777777" w:rsidR="0028501F" w:rsidRPr="00862F98" w:rsidRDefault="0028501F" w:rsidP="00F7043C">
            <w:pPr>
              <w:spacing w:after="0" w:line="240" w:lineRule="auto"/>
              <w:jc w:val="center"/>
              <w:rPr>
                <w:rFonts w:ascii="Arial" w:hAnsi="Arial" w:cs="Arial"/>
                <w:b/>
                <w:color w:val="FF0000"/>
              </w:rPr>
            </w:pPr>
          </w:p>
        </w:tc>
        <w:tc>
          <w:tcPr>
            <w:tcW w:w="341" w:type="dxa"/>
            <w:tcBorders>
              <w:top w:val="single" w:sz="4" w:space="0" w:color="000000"/>
              <w:left w:val="single" w:sz="4" w:space="0" w:color="000000"/>
              <w:bottom w:val="single" w:sz="4" w:space="0" w:color="000000"/>
              <w:right w:val="single" w:sz="4" w:space="0" w:color="000000"/>
            </w:tcBorders>
            <w:shd w:val="clear" w:color="auto" w:fill="97EAFB"/>
          </w:tcPr>
          <w:p w14:paraId="16E26FFB" w14:textId="77777777" w:rsidR="0028501F" w:rsidRPr="00862F98" w:rsidRDefault="0028501F" w:rsidP="00F7043C">
            <w:pPr>
              <w:spacing w:after="0" w:line="240" w:lineRule="auto"/>
              <w:jc w:val="center"/>
              <w:rPr>
                <w:rFonts w:ascii="Arial" w:hAnsi="Arial" w:cs="Arial"/>
                <w:b/>
                <w:color w:val="FF0000"/>
              </w:rPr>
            </w:pPr>
          </w:p>
        </w:tc>
      </w:tr>
    </w:tbl>
    <w:p w14:paraId="67CD2A4A" w14:textId="77777777" w:rsidR="00863C69" w:rsidRDefault="00863C69" w:rsidP="00C65C41">
      <w:pPr>
        <w:spacing w:after="0" w:line="360" w:lineRule="auto"/>
        <w:jc w:val="both"/>
        <w:rPr>
          <w:rFonts w:ascii="Arial" w:hAnsi="Arial" w:cs="Arial"/>
          <w:lang w:val="es-VE"/>
        </w:rPr>
      </w:pPr>
    </w:p>
    <w:p w14:paraId="44DC5198" w14:textId="77777777" w:rsidR="00DE025C" w:rsidRDefault="00F360AE" w:rsidP="00C65C41">
      <w:pPr>
        <w:spacing w:after="0" w:line="360" w:lineRule="auto"/>
        <w:jc w:val="both"/>
        <w:rPr>
          <w:rFonts w:ascii="Arial" w:hAnsi="Arial" w:cs="Arial"/>
          <w:lang w:val="es-VE"/>
        </w:rPr>
      </w:pPr>
      <w:r>
        <w:rPr>
          <w:rFonts w:ascii="Arial" w:hAnsi="Arial" w:cs="Arial"/>
          <w:noProof/>
          <w:lang w:val="es-VE" w:eastAsia="es-VE"/>
        </w:rPr>
        <w:pict w14:anchorId="7232F1F5">
          <v:shapetype id="_x0000_t202" coordsize="21600,21600" o:spt="202" path="m,l,21600r21600,l21600,xe">
            <v:stroke joinstyle="miter"/>
            <v:path gradientshapeok="t" o:connecttype="rect"/>
          </v:shapetype>
          <v:shape id="Text Box 11" o:spid="_x0000_s1028" type="#_x0000_t202" style="position:absolute;left:0;text-align:left;margin-left:436.1pt;margin-top:14.45pt;width:230.9pt;height:103.95pt;z-index:25166387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" stroked="f">
            <v:textbox style="mso-fit-shape-to-text:t">
              <w:txbxContent>
                <w:p w14:paraId="2DA0B750" w14:textId="77777777" w:rsidR="00F7043C" w:rsidRDefault="00F7043C" w:rsidP="00DE025C">
                  <w:pPr>
                    <w:pBdr>
                      <w:bottom w:val="single" w:sz="12" w:space="1" w:color="auto"/>
                    </w:pBdr>
                    <w:jc w:val="center"/>
                    <w:rPr>
                      <w:lang w:val="es-VE"/>
                    </w:rPr>
                  </w:pPr>
                </w:p>
                <w:p w14:paraId="09A54012" w14:textId="77777777" w:rsidR="00F7043C" w:rsidRDefault="00F7043C" w:rsidP="00DE025C">
                  <w:pPr>
                    <w:spacing w:after="0"/>
                    <w:jc w:val="center"/>
                    <w:rPr>
                      <w:rFonts w:ascii="Arial" w:hAnsi="Arial" w:cs="Arial"/>
                      <w:sz w:val="24"/>
                      <w:szCs w:val="24"/>
                      <w:lang w:val="es-VE"/>
                    </w:rPr>
                  </w:pPr>
                  <w:r w:rsidRPr="009247A2">
                    <w:rPr>
                      <w:rFonts w:ascii="Arial" w:hAnsi="Arial" w:cs="Arial"/>
                      <w:sz w:val="24"/>
                      <w:szCs w:val="24"/>
                    </w:rPr>
                    <w:t xml:space="preserve">Ing. </w:t>
                  </w:r>
                  <w:r>
                    <w:rPr>
                      <w:rFonts w:ascii="Arial" w:hAnsi="Arial" w:cs="Arial"/>
                      <w:sz w:val="24"/>
                      <w:szCs w:val="24"/>
                    </w:rPr>
                    <w:t>Jonathan Avila</w:t>
                  </w:r>
                </w:p>
                <w:p w14:paraId="2397BB5F" w14:textId="77777777" w:rsidR="00F7043C" w:rsidRPr="009247A2" w:rsidRDefault="00F7043C" w:rsidP="00DE025C">
                  <w:pPr>
                    <w:spacing w:after="0"/>
                    <w:jc w:val="center"/>
                    <w:rPr>
                      <w:rFonts w:ascii="Arial" w:hAnsi="Arial" w:cs="Arial"/>
                      <w:sz w:val="24"/>
                      <w:szCs w:val="24"/>
                      <w:lang w:val="es-VE"/>
                    </w:rPr>
                  </w:pPr>
                </w:p>
                <w:p w14:paraId="0EFBF445" w14:textId="77777777" w:rsidR="00F7043C" w:rsidRPr="009247A2" w:rsidRDefault="00F7043C" w:rsidP="00DE025C">
                  <w:pPr>
                    <w:spacing w:after="0"/>
                    <w:jc w:val="center"/>
                    <w:rPr>
                      <w:rFonts w:ascii="Arial" w:hAnsi="Arial" w:cs="Arial"/>
                      <w:sz w:val="24"/>
                      <w:szCs w:val="24"/>
                      <w:lang w:val="es-VE"/>
                    </w:rPr>
                  </w:pPr>
                  <w:r w:rsidRPr="009247A2">
                    <w:rPr>
                      <w:rFonts w:ascii="Arial" w:hAnsi="Arial" w:cs="Arial"/>
                      <w:sz w:val="24"/>
                      <w:szCs w:val="24"/>
                      <w:lang w:val="es-VE"/>
                    </w:rPr>
                    <w:t>Tutor Industrial</w:t>
                  </w:r>
                </w:p>
              </w:txbxContent>
            </v:textbox>
            <w10:wrap type="square"/>
          </v:shape>
        </w:pict>
      </w:r>
      <w:r>
        <w:rPr>
          <w:rFonts w:ascii="Arial" w:hAnsi="Arial" w:cs="Arial"/>
          <w:noProof/>
          <w:lang w:val="es-VE" w:eastAsia="es-VE"/>
        </w:rPr>
        <w:pict w14:anchorId="27792736">
          <v:shape id="Text Box 10" o:spid="_x0000_s1027" type="#_x0000_t202" style="position:absolute;left:0;text-align:left;margin-left:24.3pt;margin-top:16.25pt;width:230.9pt;height:103.95pt;z-index:25166284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" stroked="f">
            <v:textbox style="mso-fit-shape-to-text:t">
              <w:txbxContent>
                <w:p w14:paraId="3317E378" w14:textId="77777777" w:rsidR="00F7043C" w:rsidRDefault="00F7043C" w:rsidP="00DE025C">
                  <w:pPr>
                    <w:pBdr>
                      <w:bottom w:val="single" w:sz="12" w:space="1" w:color="auto"/>
                    </w:pBdr>
                    <w:jc w:val="center"/>
                    <w:rPr>
                      <w:lang w:val="es-VE"/>
                    </w:rPr>
                  </w:pPr>
                </w:p>
                <w:p w14:paraId="367E3834" w14:textId="77777777" w:rsidR="00F7043C" w:rsidRDefault="00F7043C" w:rsidP="00DE025C">
                  <w:pPr>
                    <w:spacing w:after="0"/>
                    <w:jc w:val="center"/>
                    <w:rPr>
                      <w:rFonts w:ascii="Arial" w:hAnsi="Arial" w:cs="Arial"/>
                      <w:sz w:val="24"/>
                      <w:szCs w:val="24"/>
                    </w:rPr>
                  </w:pPr>
                  <w:r w:rsidRPr="00F14804">
                    <w:rPr>
                      <w:rFonts w:ascii="Arial" w:hAnsi="Arial" w:cs="Arial"/>
                      <w:sz w:val="24"/>
                      <w:szCs w:val="24"/>
                    </w:rPr>
                    <w:t xml:space="preserve">Prof. </w:t>
                  </w:r>
                  <w:r>
                    <w:rPr>
                      <w:rFonts w:ascii="Arial" w:hAnsi="Arial" w:cs="Arial"/>
                      <w:sz w:val="24"/>
                      <w:szCs w:val="24"/>
                    </w:rPr>
                    <w:t>Zeudy Galban</w:t>
                  </w:r>
                  <w:r w:rsidRPr="00F14804">
                    <w:rPr>
                      <w:rFonts w:ascii="Arial" w:hAnsi="Arial" w:cs="Arial"/>
                      <w:sz w:val="24"/>
                      <w:szCs w:val="24"/>
                    </w:rPr>
                    <w:t>, Msc.</w:t>
                  </w:r>
                </w:p>
                <w:p w14:paraId="233EF2EB" w14:textId="77777777" w:rsidR="00F7043C" w:rsidRPr="00F14804" w:rsidRDefault="00F7043C" w:rsidP="00DE025C">
                  <w:pPr>
                    <w:spacing w:after="0"/>
                    <w:jc w:val="center"/>
                    <w:rPr>
                      <w:rFonts w:ascii="Arial" w:hAnsi="Arial" w:cs="Arial"/>
                      <w:sz w:val="24"/>
                      <w:szCs w:val="24"/>
                    </w:rPr>
                  </w:pPr>
                </w:p>
                <w:p w14:paraId="40F9D48C" w14:textId="77777777" w:rsidR="00F7043C" w:rsidRPr="00E16ABF" w:rsidRDefault="00F7043C" w:rsidP="00DE025C">
                  <w:pPr>
                    <w:spacing w:after="0"/>
                    <w:jc w:val="center"/>
                    <w:rPr>
                      <w:rFonts w:ascii="Arial" w:hAnsi="Arial" w:cs="Arial"/>
                      <w:sz w:val="24"/>
                      <w:szCs w:val="24"/>
                      <w:lang w:val="es-VE"/>
                    </w:rPr>
                  </w:pPr>
                  <w:r>
                    <w:rPr>
                      <w:rFonts w:ascii="Arial" w:hAnsi="Arial" w:cs="Arial"/>
                      <w:sz w:val="24"/>
                      <w:szCs w:val="24"/>
                      <w:lang w:val="es-VE"/>
                    </w:rPr>
                    <w:t>Tutor Académico</w:t>
                  </w:r>
                </w:p>
              </w:txbxContent>
            </v:textbox>
            <w10:wrap type="square"/>
          </v:shape>
        </w:pict>
      </w:r>
    </w:p>
    <w:sectPr w:rsidR="00DE025C" w:rsidSect="00863C6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Zeudy" w:date="2019-01-22T10:26:00Z" w:initials="Z">
    <w:p w14:paraId="1026BA51" w14:textId="77777777" w:rsidR="00F7043C" w:rsidRDefault="00F7043C">
      <w:pPr>
        <w:pStyle w:val="CommentText"/>
      </w:pPr>
      <w:r>
        <w:rPr>
          <w:rStyle w:val="CommentReference"/>
        </w:rPr>
        <w:annotationRef/>
      </w:r>
      <w:r>
        <w:t>Son más, desde cuando produce el Campo?</w:t>
      </w:r>
    </w:p>
  </w:comment>
  <w:comment w:id="4" w:author="Villalobos Alemarnery" w:date="2019-01-22T10:26:00Z" w:initials="VA">
    <w:p w14:paraId="38C67CE8" w14:textId="77777777" w:rsidR="00F7043C" w:rsidRDefault="00F7043C">
      <w:pPr>
        <w:pStyle w:val="CommentText"/>
      </w:pPr>
      <w:r>
        <w:rPr>
          <w:rStyle w:val="CommentReference"/>
        </w:rPr>
        <w:annotationRef/>
      </w:r>
      <w:r>
        <w:t>Listo!!</w:t>
      </w:r>
    </w:p>
    <w:p w14:paraId="31B2B510" w14:textId="77777777" w:rsidR="00F7043C" w:rsidRDefault="00F7043C">
      <w:pPr>
        <w:pStyle w:val="CommentText"/>
      </w:pPr>
    </w:p>
  </w:comment>
  <w:comment w:id="5" w:author="Zeudy" w:date="2019-01-22T10:26:00Z" w:initials="Z">
    <w:p w14:paraId="25013821" w14:textId="77777777" w:rsidR="00F7043C" w:rsidRDefault="00F7043C">
      <w:pPr>
        <w:pStyle w:val="CommentText"/>
      </w:pPr>
      <w:r>
        <w:rPr>
          <w:rStyle w:val="CommentReference"/>
        </w:rPr>
        <w:annotationRef/>
      </w:r>
      <w:r>
        <w:t>SE REPITE EXPLOTACIÓN</w:t>
      </w:r>
    </w:p>
  </w:comment>
  <w:comment w:id="7" w:author="Zeudy" w:date="2019-01-22T10:26:00Z" w:initials="Z">
    <w:p w14:paraId="0E0A695C" w14:textId="77777777" w:rsidR="00F7043C" w:rsidRDefault="00F7043C">
      <w:pPr>
        <w:pStyle w:val="CommentText"/>
      </w:pPr>
      <w:r>
        <w:rPr>
          <w:rStyle w:val="CommentReference"/>
        </w:rPr>
        <w:annotationRef/>
      </w:r>
      <w:r>
        <w:t>Se dice formatos?</w:t>
      </w:r>
    </w:p>
  </w:comment>
  <w:comment w:id="6" w:author="Avila Jonathan" w:date="2019-01-22T10:26:00Z" w:initials="AJ">
    <w:p w14:paraId="4078A040" w14:textId="77777777" w:rsidR="00F7043C" w:rsidRDefault="00F7043C">
      <w:pPr>
        <w:pStyle w:val="CommentText"/>
      </w:pPr>
      <w:r>
        <w:rPr>
          <w:rStyle w:val="CommentReference"/>
        </w:rPr>
        <w:annotationRef/>
      </w:r>
      <w:r>
        <w:t xml:space="preserve">Si se refiere a los tipos de ficheros o formatos de análisis </w:t>
      </w:r>
    </w:p>
  </w:comment>
  <w:comment w:id="8" w:author="Zeudy" w:date="2019-01-22T10:26:00Z" w:initials="Z">
    <w:p w14:paraId="5F16601E" w14:textId="77777777" w:rsidR="00F7043C" w:rsidRDefault="00F7043C">
      <w:pPr>
        <w:pStyle w:val="CommentText"/>
      </w:pPr>
      <w:r>
        <w:rPr>
          <w:rStyle w:val="CommentReference"/>
        </w:rPr>
        <w:annotationRef/>
      </w:r>
      <w:r>
        <w:t>A QUE SE REFIERE CON ESTO? ADAPTARLAS A LOS REQUERIMIENTOS?</w:t>
      </w:r>
    </w:p>
  </w:comment>
  <w:comment w:id="9" w:author="Zeudy" w:date="2019-01-22T10:26:00Z" w:initials="Z">
    <w:p w14:paraId="78724BB1" w14:textId="77777777" w:rsidR="00F7043C" w:rsidRDefault="00F7043C">
      <w:pPr>
        <w:pStyle w:val="CommentText"/>
      </w:pPr>
      <w:r>
        <w:rPr>
          <w:rStyle w:val="CommentReference"/>
        </w:rPr>
        <w:annotationRef/>
      </w:r>
      <w:r>
        <w:t xml:space="preserve">SUGERENCIA: SE MODIFIQUEN </w:t>
      </w:r>
    </w:p>
  </w:comment>
  <w:comment w:id="10" w:author="Villalobos Alemarnery" w:date="2019-01-29T16:45:00Z" w:initials="VA">
    <w:p w14:paraId="623F2D92" w14:textId="7ABF7EF3" w:rsidR="00F7043C" w:rsidRDefault="00F7043C">
      <w:pPr>
        <w:pStyle w:val="CommentText"/>
      </w:pPr>
      <w:r>
        <w:rPr>
          <w:rStyle w:val="CommentReference"/>
        </w:rPr>
        <w:annotationRef/>
      </w:r>
      <w:r>
        <w:t>listo</w:t>
      </w:r>
    </w:p>
  </w:comment>
  <w:comment w:id="11" w:author="Zeudy" w:date="2019-01-22T10:26:00Z" w:initials="Z">
    <w:p w14:paraId="53CEBB9D" w14:textId="77777777" w:rsidR="00F7043C" w:rsidRDefault="00F7043C">
      <w:pPr>
        <w:pStyle w:val="CommentText"/>
      </w:pPr>
      <w:r>
        <w:rPr>
          <w:rStyle w:val="CommentReference"/>
        </w:rPr>
        <w:annotationRef/>
      </w:r>
      <w:r>
        <w:t>aquí aplica decir lo que corresponde a hurtos y sabotaje, fallas eléctricas, infraestructura, plantas compresoras, operacionales</w:t>
      </w:r>
    </w:p>
  </w:comment>
  <w:comment w:id="12" w:author="Villalobos Alemarnery" w:date="2019-01-22T10:26:00Z" w:initials="VA">
    <w:p w14:paraId="3D0048AE" w14:textId="77777777" w:rsidR="00F7043C" w:rsidRDefault="00F7043C">
      <w:pPr>
        <w:pStyle w:val="CommentText"/>
      </w:pPr>
      <w:r>
        <w:rPr>
          <w:rStyle w:val="CommentReference"/>
        </w:rPr>
        <w:annotationRef/>
      </w:r>
      <w:r>
        <w:t>listo</w:t>
      </w:r>
    </w:p>
  </w:comment>
  <w:comment w:id="13" w:author="Zeudy" w:date="2019-01-22T10:26:00Z" w:initials="Z">
    <w:p w14:paraId="4EF12276" w14:textId="77777777" w:rsidR="00F7043C" w:rsidRDefault="00F7043C">
      <w:pPr>
        <w:pStyle w:val="CommentText"/>
      </w:pPr>
      <w:r>
        <w:rPr>
          <w:rStyle w:val="CommentReference"/>
        </w:rPr>
        <w:annotationRef/>
      </w:r>
      <w:r>
        <w:t xml:space="preserve">Redactar mejor </w:t>
      </w:r>
    </w:p>
  </w:comment>
  <w:comment w:id="14" w:author="Villalobos Alemarnery" w:date="2019-01-29T14:30:00Z" w:initials="VA">
    <w:p w14:paraId="247AD792" w14:textId="17ACD189" w:rsidR="00F7043C" w:rsidRDefault="00F7043C">
      <w:pPr>
        <w:pStyle w:val="CommentText"/>
      </w:pPr>
      <w:r>
        <w:rPr>
          <w:rStyle w:val="CommentReference"/>
        </w:rPr>
        <w:annotationRef/>
      </w:r>
    </w:p>
  </w:comment>
  <w:comment w:id="15" w:author="Villalobos Alemarnery" w:date="2019-01-29T14:30:00Z" w:initials="VA">
    <w:p w14:paraId="5BEF31E9" w14:textId="025A99E1" w:rsidR="00F7043C" w:rsidRDefault="00F7043C">
      <w:pPr>
        <w:pStyle w:val="CommentText"/>
      </w:pPr>
      <w:r>
        <w:rPr>
          <w:rStyle w:val="CommentReference"/>
        </w:rPr>
        <w:annotationRef/>
      </w:r>
    </w:p>
  </w:comment>
  <w:comment w:id="16" w:author="Villalobos Alemarnery" w:date="2019-01-22T10:26:00Z" w:initials="VA">
    <w:p w14:paraId="13C3EE40" w14:textId="77777777" w:rsidR="00F7043C" w:rsidRDefault="00F7043C">
      <w:pPr>
        <w:pStyle w:val="CommentText"/>
      </w:pPr>
      <w:r>
        <w:rPr>
          <w:rStyle w:val="CommentReference"/>
        </w:rPr>
        <w:annotationRef/>
      </w:r>
      <w:r>
        <w:t>listo</w:t>
      </w:r>
    </w:p>
  </w:comment>
  <w:comment w:id="21" w:author="Zeudy" w:date="2019-01-22T10:26:00Z" w:initials="Z">
    <w:p w14:paraId="1495FBDD" w14:textId="77777777" w:rsidR="00F7043C" w:rsidRDefault="00F7043C">
      <w:pPr>
        <w:pStyle w:val="CommentText"/>
      </w:pPr>
      <w:r>
        <w:rPr>
          <w:rStyle w:val="CommentReference"/>
        </w:rPr>
        <w:annotationRef/>
      </w:r>
      <w:r>
        <w:t>Identificar</w:t>
      </w:r>
    </w:p>
  </w:comment>
  <w:comment w:id="22" w:author="Zeudy" w:date="2019-01-22T10:26:00Z" w:initials="Z">
    <w:p w14:paraId="71B50133" w14:textId="77777777" w:rsidR="00F7043C" w:rsidRDefault="00F7043C">
      <w:pPr>
        <w:pStyle w:val="CommentText"/>
      </w:pPr>
      <w:r>
        <w:rPr>
          <w:rStyle w:val="CommentReference"/>
        </w:rPr>
        <w:annotationRef/>
      </w:r>
      <w:r>
        <w:t>Motores de búsqueda</w:t>
      </w:r>
    </w:p>
  </w:comment>
  <w:comment w:id="23" w:author="Zeudy" w:date="2019-01-22T10:26:00Z" w:initials="Z">
    <w:p w14:paraId="47FBE51B" w14:textId="77777777" w:rsidR="00F7043C" w:rsidRDefault="00F7043C">
      <w:pPr>
        <w:pStyle w:val="CommentText"/>
      </w:pPr>
      <w:r>
        <w:rPr>
          <w:rStyle w:val="CommentReference"/>
        </w:rPr>
        <w:annotationRef/>
      </w:r>
      <w:r>
        <w:t>Desarollar</w:t>
      </w:r>
    </w:p>
  </w:comment>
  <w:comment w:id="24" w:author="Zeudy" w:date="2019-01-22T10:26:00Z" w:initials="Z">
    <w:p w14:paraId="25912616" w14:textId="77777777" w:rsidR="00F7043C" w:rsidRDefault="00F7043C">
      <w:pPr>
        <w:pStyle w:val="CommentText"/>
      </w:pPr>
      <w:r>
        <w:rPr>
          <w:rStyle w:val="CommentReference"/>
        </w:rPr>
        <w:annotationRef/>
      </w:r>
      <w:r>
        <w:t>A que se hace referencia</w:t>
      </w:r>
    </w:p>
  </w:comment>
  <w:comment w:id="25" w:author="Zeudy" w:date="2019-01-22T10:26:00Z" w:initials="Z">
    <w:p w14:paraId="4C6ED556" w14:textId="77777777" w:rsidR="00F7043C" w:rsidRDefault="00F7043C">
      <w:pPr>
        <w:pStyle w:val="CommentText"/>
      </w:pPr>
      <w:r>
        <w:rPr>
          <w:rStyle w:val="CommentReference"/>
        </w:rPr>
        <w:annotationRef/>
      </w:r>
      <w:r>
        <w:t>Evaluar</w:t>
      </w:r>
    </w:p>
  </w:comment>
  <w:comment w:id="27" w:author="Zeudy" w:date="2019-01-22T10:26:00Z" w:initials="Z">
    <w:p w14:paraId="05EEE69E" w14:textId="77777777" w:rsidR="00F7043C" w:rsidRDefault="00F7043C">
      <w:pPr>
        <w:pStyle w:val="CommentText"/>
      </w:pPr>
      <w:r>
        <w:rPr>
          <w:rStyle w:val="CommentReference"/>
        </w:rPr>
        <w:annotationRef/>
      </w:r>
      <w:r>
        <w:t xml:space="preserve">Mejorar redacción </w:t>
      </w:r>
    </w:p>
    <w:p w14:paraId="3911E43C" w14:textId="77777777" w:rsidR="00F7043C" w:rsidRDefault="00F7043C">
      <w:pPr>
        <w:pStyle w:val="CommentText"/>
      </w:pPr>
      <w:r>
        <w:t>Sería algo relacionado con el manejo de campos</w:t>
      </w:r>
    </w:p>
  </w:comment>
  <w:comment w:id="26" w:author="Villalobos Alemarnery" w:date="2019-01-22T10:26:00Z" w:initials="VA">
    <w:p w14:paraId="7E6DAB68" w14:textId="77777777" w:rsidR="00F7043C" w:rsidRDefault="00F7043C">
      <w:pPr>
        <w:pStyle w:val="CommentText"/>
      </w:pPr>
      <w:r>
        <w:rPr>
          <w:rStyle w:val="CommentReference"/>
        </w:rPr>
        <w:annotationRef/>
      </w:r>
      <w:r>
        <w:t>listo</w:t>
      </w:r>
    </w:p>
  </w:comment>
  <w:comment w:id="28" w:author="Zeudy" w:date="2019-01-22T10:26:00Z" w:initials="Z">
    <w:p w14:paraId="04716943" w14:textId="77777777" w:rsidR="00F7043C" w:rsidRDefault="00F7043C">
      <w:pPr>
        <w:pStyle w:val="CommentText"/>
      </w:pPr>
      <w:r>
        <w:rPr>
          <w:rStyle w:val="CommentReference"/>
        </w:rPr>
        <w:annotationRef/>
      </w:r>
      <w:r>
        <w:t xml:space="preserve">Es la primera vez que se nombra hay que escribir el nombre y entre paréntesis las siglas </w:t>
      </w:r>
    </w:p>
  </w:comment>
  <w:comment w:id="29" w:author="Villalobos Alemarnery" w:date="2019-01-22T10:26:00Z" w:initials="VA">
    <w:p w14:paraId="0DDFDD0D" w14:textId="77777777" w:rsidR="00F7043C" w:rsidRDefault="00F7043C">
      <w:pPr>
        <w:pStyle w:val="CommentText"/>
      </w:pPr>
      <w:r>
        <w:rPr>
          <w:rStyle w:val="CommentReference"/>
        </w:rPr>
        <w:annotationRef/>
      </w:r>
      <w:r>
        <w:t>listo</w:t>
      </w:r>
    </w:p>
  </w:comment>
  <w:comment w:id="30" w:author="Zeudy" w:date="2019-01-22T10:26:00Z" w:initials="Z">
    <w:p w14:paraId="602FE78E" w14:textId="77777777" w:rsidR="00F7043C" w:rsidRDefault="00F7043C">
      <w:pPr>
        <w:pStyle w:val="CommentText"/>
      </w:pPr>
      <w:r>
        <w:rPr>
          <w:rStyle w:val="CommentReference"/>
        </w:rPr>
        <w:annotationRef/>
      </w:r>
      <w:r>
        <w:t>El capital humano</w:t>
      </w:r>
    </w:p>
  </w:comment>
  <w:comment w:id="31" w:author="Zeudy" w:date="2019-01-22T10:26:00Z" w:initials="Z">
    <w:p w14:paraId="28D31664" w14:textId="77777777" w:rsidR="00F7043C" w:rsidRDefault="00F7043C">
      <w:pPr>
        <w:pStyle w:val="CommentText"/>
      </w:pPr>
      <w:r>
        <w:rPr>
          <w:rStyle w:val="CommentReference"/>
        </w:rPr>
        <w:annotationRef/>
      </w:r>
      <w:r>
        <w:t>labor</w:t>
      </w:r>
    </w:p>
  </w:comment>
  <w:comment w:id="33" w:author="Zeudy" w:date="2019-01-22T10:26:00Z" w:initials="Z">
    <w:p w14:paraId="450ED212" w14:textId="77777777" w:rsidR="00F7043C" w:rsidRDefault="00F7043C">
      <w:pPr>
        <w:pStyle w:val="CommentText"/>
      </w:pPr>
      <w:r>
        <w:rPr>
          <w:rStyle w:val="CommentReference"/>
        </w:rPr>
        <w:annotationRef/>
      </w:r>
      <w:r>
        <w:t>Es invención propia o hace referencia a alguna metodología establecida?</w:t>
      </w:r>
    </w:p>
  </w:comment>
  <w:comment w:id="35" w:author="Zeudy" w:date="2019-01-22T10:26:00Z" w:initials="Z">
    <w:p w14:paraId="63ECC3C6" w14:textId="77777777" w:rsidR="00F7043C" w:rsidRDefault="00F7043C">
      <w:pPr>
        <w:pStyle w:val="CommentText"/>
      </w:pPr>
      <w:r>
        <w:rPr>
          <w:rStyle w:val="CommentReference"/>
        </w:rPr>
        <w:annotationRef/>
      </w:r>
      <w:r>
        <w:t xml:space="preserve">Acá se establece delimitación temporal? </w:t>
      </w:r>
    </w:p>
  </w:comment>
  <w:comment w:id="36" w:author="Villalobos Alemarnery" w:date="2019-01-22T10:26:00Z" w:initials="VA">
    <w:p w14:paraId="0D1F7460" w14:textId="77777777" w:rsidR="00F7043C" w:rsidRDefault="00F7043C">
      <w:pPr>
        <w:pStyle w:val="CommentText"/>
      </w:pPr>
      <w:r>
        <w:rPr>
          <w:rStyle w:val="CommentReference"/>
        </w:rPr>
        <w:annotationRef/>
      </w:r>
    </w:p>
    <w:p w14:paraId="0AC03A81" w14:textId="77777777" w:rsidR="00F7043C" w:rsidRDefault="00F7043C">
      <w:pPr>
        <w:pStyle w:val="CommentText"/>
      </w:pPr>
    </w:p>
  </w:comment>
  <w:comment w:id="38" w:author="Zeudy" w:date="2019-01-22T10:26:00Z" w:initials="Z">
    <w:p w14:paraId="2B41AB7F" w14:textId="77777777" w:rsidR="00F7043C" w:rsidRDefault="00F7043C">
      <w:pPr>
        <w:pStyle w:val="CommentText"/>
      </w:pPr>
      <w:r>
        <w:rPr>
          <w:rStyle w:val="CommentReference"/>
        </w:rPr>
        <w:annotationRef/>
      </w:r>
      <w:r>
        <w:t>Elevación?</w:t>
      </w:r>
    </w:p>
  </w:comment>
  <w:comment w:id="43" w:author="Zeudy" w:date="2019-01-22T10:26:00Z" w:initials="Z">
    <w:p w14:paraId="492CDD8C" w14:textId="77777777" w:rsidR="00F7043C" w:rsidRDefault="00F7043C">
      <w:pPr>
        <w:pStyle w:val="CommentText"/>
      </w:pPr>
      <w:r>
        <w:rPr>
          <w:rStyle w:val="CommentReference"/>
        </w:rPr>
        <w:annotationRef/>
      </w:r>
      <w:r>
        <w:t>En base a que se seleccionaron?</w:t>
      </w:r>
    </w:p>
  </w:comment>
  <w:comment w:id="44" w:author="Villalobos Alemarnery" w:date="2019-01-22T10:26:00Z" w:initials="VA">
    <w:p w14:paraId="593C2B09" w14:textId="77777777" w:rsidR="00F7043C" w:rsidRDefault="00F7043C">
      <w:pPr>
        <w:pStyle w:val="CommentText"/>
      </w:pPr>
      <w:r>
        <w:rPr>
          <w:rStyle w:val="CommentReference"/>
        </w:rPr>
        <w:annotationRef/>
      </w:r>
      <w:r>
        <w:t>Listo!!</w:t>
      </w:r>
    </w:p>
    <w:p w14:paraId="744BD6AD" w14:textId="77777777" w:rsidR="00F7043C" w:rsidRDefault="00F7043C">
      <w:pPr>
        <w:pStyle w:val="CommentText"/>
      </w:pPr>
    </w:p>
  </w:comment>
  <w:comment w:id="46" w:author="Zeudy" w:date="2019-01-22T10:26:00Z" w:initials="Z">
    <w:p w14:paraId="1C77A5F5" w14:textId="77777777" w:rsidR="00F7043C" w:rsidRDefault="00F7043C">
      <w:pPr>
        <w:pStyle w:val="CommentText"/>
      </w:pPr>
      <w:r>
        <w:rPr>
          <w:rStyle w:val="CommentReference"/>
        </w:rPr>
        <w:annotationRef/>
      </w:r>
      <w:r>
        <w:t>Acá debemos ser más expecíficos</w:t>
      </w:r>
    </w:p>
  </w:comment>
  <w:comment w:id="47" w:author="Villalobos Alemarnery" w:date="2019-01-22T10:26:00Z" w:initials="VA">
    <w:p w14:paraId="35266C44" w14:textId="77777777" w:rsidR="00F7043C" w:rsidRPr="004B24BF" w:rsidRDefault="00F7043C">
      <w:pPr>
        <w:pStyle w:val="CommentText"/>
        <w:rPr>
          <w:lang w:val="es-VE"/>
        </w:rPr>
      </w:pPr>
      <w:r>
        <w:rPr>
          <w:rStyle w:val="CommentReference"/>
        </w:rPr>
        <w:annotationRef/>
      </w:r>
      <w:r>
        <w:t xml:space="preserve">A que se refiere con más específico? Hay que adicionar </w:t>
      </w:r>
      <w:r>
        <w:rPr>
          <w:lang w:val="es-VE"/>
        </w:rPr>
        <w:t>más puntos o describir cada uno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026BA51" w15:done="0"/>
  <w15:commentEx w15:paraId="31B2B510" w15:done="0"/>
  <w15:commentEx w15:paraId="25013821" w15:done="0"/>
  <w15:commentEx w15:paraId="0E0A695C" w15:done="0"/>
  <w15:commentEx w15:paraId="4078A040" w15:done="0"/>
  <w15:commentEx w15:paraId="5F16601E" w15:done="0"/>
  <w15:commentEx w15:paraId="78724BB1" w15:done="0"/>
  <w15:commentEx w15:paraId="623F2D92" w15:paraIdParent="78724BB1" w15:done="0"/>
  <w15:commentEx w15:paraId="53CEBB9D" w15:done="0"/>
  <w15:commentEx w15:paraId="3D0048AE" w15:done="0"/>
  <w15:commentEx w15:paraId="4EF12276" w15:done="0"/>
  <w15:commentEx w15:paraId="247AD792" w15:paraIdParent="4EF12276" w15:done="0"/>
  <w15:commentEx w15:paraId="5BEF31E9" w15:paraIdParent="4EF12276" w15:done="0"/>
  <w15:commentEx w15:paraId="13C3EE40" w15:done="0"/>
  <w15:commentEx w15:paraId="1495FBDD" w15:done="0"/>
  <w15:commentEx w15:paraId="71B50133" w15:done="0"/>
  <w15:commentEx w15:paraId="47FBE51B" w15:done="0"/>
  <w15:commentEx w15:paraId="25912616" w15:done="0"/>
  <w15:commentEx w15:paraId="4C6ED556" w15:done="0"/>
  <w15:commentEx w15:paraId="3911E43C" w15:done="0"/>
  <w15:commentEx w15:paraId="7E6DAB68" w15:done="0"/>
  <w15:commentEx w15:paraId="04716943" w15:done="0"/>
  <w15:commentEx w15:paraId="0DDFDD0D" w15:done="0"/>
  <w15:commentEx w15:paraId="602FE78E" w15:done="0"/>
  <w15:commentEx w15:paraId="28D31664" w15:done="0"/>
  <w15:commentEx w15:paraId="450ED212" w15:done="0"/>
  <w15:commentEx w15:paraId="63ECC3C6" w15:done="0"/>
  <w15:commentEx w15:paraId="0AC03A81" w15:done="0"/>
  <w15:commentEx w15:paraId="2B41AB7F" w15:done="0"/>
  <w15:commentEx w15:paraId="492CDD8C" w15:done="0"/>
  <w15:commentEx w15:paraId="744BD6AD" w15:done="0"/>
  <w15:commentEx w15:paraId="1C77A5F5" w15:done="0"/>
  <w15:commentEx w15:paraId="35266C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C7FBEE" w14:textId="77777777" w:rsidR="00F360AE" w:rsidRDefault="00F360AE" w:rsidP="00AE0F53">
      <w:pPr>
        <w:spacing w:after="0" w:line="240" w:lineRule="auto"/>
      </w:pPr>
      <w:r>
        <w:separator/>
      </w:r>
    </w:p>
  </w:endnote>
  <w:endnote w:type="continuationSeparator" w:id="0">
    <w:p w14:paraId="169CC981" w14:textId="77777777" w:rsidR="00F360AE" w:rsidRDefault="00F360AE" w:rsidP="00AE0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Ari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E2E4E1" w14:textId="77777777" w:rsidR="00F360AE" w:rsidRDefault="00F360AE" w:rsidP="00AE0F53">
      <w:pPr>
        <w:spacing w:after="0" w:line="240" w:lineRule="auto"/>
      </w:pPr>
      <w:r>
        <w:separator/>
      </w:r>
    </w:p>
  </w:footnote>
  <w:footnote w:type="continuationSeparator" w:id="0">
    <w:p w14:paraId="7568D7CE" w14:textId="77777777" w:rsidR="00F360AE" w:rsidRDefault="00F360AE" w:rsidP="00AE0F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637F2"/>
    <w:multiLevelType w:val="hybridMultilevel"/>
    <w:tmpl w:val="1D9A1D56"/>
    <w:lvl w:ilvl="0" w:tplc="EA14C7F0">
      <w:start w:val="1"/>
      <w:numFmt w:val="decimal"/>
      <w:lvlText w:val="%1."/>
      <w:lvlJc w:val="left"/>
      <w:pPr>
        <w:tabs>
          <w:tab w:val="num" w:pos="720"/>
        </w:tabs>
        <w:ind w:left="720" w:hanging="360"/>
      </w:pPr>
    </w:lvl>
    <w:lvl w:ilvl="1" w:tplc="00340B8E" w:tentative="1">
      <w:start w:val="1"/>
      <w:numFmt w:val="decimal"/>
      <w:lvlText w:val="%2."/>
      <w:lvlJc w:val="left"/>
      <w:pPr>
        <w:tabs>
          <w:tab w:val="num" w:pos="1440"/>
        </w:tabs>
        <w:ind w:left="1440" w:hanging="360"/>
      </w:pPr>
    </w:lvl>
    <w:lvl w:ilvl="2" w:tplc="8EB08EC8" w:tentative="1">
      <w:start w:val="1"/>
      <w:numFmt w:val="decimal"/>
      <w:lvlText w:val="%3."/>
      <w:lvlJc w:val="left"/>
      <w:pPr>
        <w:tabs>
          <w:tab w:val="num" w:pos="2160"/>
        </w:tabs>
        <w:ind w:left="2160" w:hanging="360"/>
      </w:pPr>
    </w:lvl>
    <w:lvl w:ilvl="3" w:tplc="382C72A0" w:tentative="1">
      <w:start w:val="1"/>
      <w:numFmt w:val="decimal"/>
      <w:lvlText w:val="%4."/>
      <w:lvlJc w:val="left"/>
      <w:pPr>
        <w:tabs>
          <w:tab w:val="num" w:pos="2880"/>
        </w:tabs>
        <w:ind w:left="2880" w:hanging="360"/>
      </w:pPr>
    </w:lvl>
    <w:lvl w:ilvl="4" w:tplc="04A6A888" w:tentative="1">
      <w:start w:val="1"/>
      <w:numFmt w:val="decimal"/>
      <w:lvlText w:val="%5."/>
      <w:lvlJc w:val="left"/>
      <w:pPr>
        <w:tabs>
          <w:tab w:val="num" w:pos="3600"/>
        </w:tabs>
        <w:ind w:left="3600" w:hanging="360"/>
      </w:pPr>
    </w:lvl>
    <w:lvl w:ilvl="5" w:tplc="DD06C852" w:tentative="1">
      <w:start w:val="1"/>
      <w:numFmt w:val="decimal"/>
      <w:lvlText w:val="%6."/>
      <w:lvlJc w:val="left"/>
      <w:pPr>
        <w:tabs>
          <w:tab w:val="num" w:pos="4320"/>
        </w:tabs>
        <w:ind w:left="4320" w:hanging="360"/>
      </w:pPr>
    </w:lvl>
    <w:lvl w:ilvl="6" w:tplc="7D3E3FF0" w:tentative="1">
      <w:start w:val="1"/>
      <w:numFmt w:val="decimal"/>
      <w:lvlText w:val="%7."/>
      <w:lvlJc w:val="left"/>
      <w:pPr>
        <w:tabs>
          <w:tab w:val="num" w:pos="5040"/>
        </w:tabs>
        <w:ind w:left="5040" w:hanging="360"/>
      </w:pPr>
    </w:lvl>
    <w:lvl w:ilvl="7" w:tplc="6A3A8944" w:tentative="1">
      <w:start w:val="1"/>
      <w:numFmt w:val="decimal"/>
      <w:lvlText w:val="%8."/>
      <w:lvlJc w:val="left"/>
      <w:pPr>
        <w:tabs>
          <w:tab w:val="num" w:pos="5760"/>
        </w:tabs>
        <w:ind w:left="5760" w:hanging="360"/>
      </w:pPr>
    </w:lvl>
    <w:lvl w:ilvl="8" w:tplc="7732348C" w:tentative="1">
      <w:start w:val="1"/>
      <w:numFmt w:val="decimal"/>
      <w:lvlText w:val="%9."/>
      <w:lvlJc w:val="left"/>
      <w:pPr>
        <w:tabs>
          <w:tab w:val="num" w:pos="6480"/>
        </w:tabs>
        <w:ind w:left="6480" w:hanging="360"/>
      </w:pPr>
    </w:lvl>
  </w:abstractNum>
  <w:abstractNum w:abstractNumId="1" w15:restartNumberingAfterBreak="0">
    <w:nsid w:val="16B666D9"/>
    <w:multiLevelType w:val="hybridMultilevel"/>
    <w:tmpl w:val="A65EF7A8"/>
    <w:lvl w:ilvl="0" w:tplc="A3069FDE">
      <w:numFmt w:val="bullet"/>
      <w:lvlText w:val="•"/>
      <w:lvlJc w:val="left"/>
      <w:pPr>
        <w:ind w:left="1004" w:hanging="284"/>
      </w:pPr>
      <w:rPr>
        <w:rFonts w:ascii="Arial" w:eastAsia="Arial" w:hAnsi="Arial" w:cs="Arial" w:hint="default"/>
        <w:spacing w:val="-5"/>
        <w:w w:val="99"/>
        <w:sz w:val="24"/>
        <w:szCs w:val="24"/>
        <w:lang w:val="es-ES" w:eastAsia="es-ES" w:bidi="es-ES"/>
      </w:rPr>
    </w:lvl>
    <w:lvl w:ilvl="1" w:tplc="9A90369C">
      <w:numFmt w:val="bullet"/>
      <w:lvlText w:val="•"/>
      <w:lvlJc w:val="left"/>
      <w:pPr>
        <w:ind w:left="1890" w:hanging="284"/>
      </w:pPr>
      <w:rPr>
        <w:rFonts w:hint="default"/>
        <w:lang w:val="es-ES" w:eastAsia="es-ES" w:bidi="es-ES"/>
      </w:rPr>
    </w:lvl>
    <w:lvl w:ilvl="2" w:tplc="67C2FA64">
      <w:numFmt w:val="bullet"/>
      <w:lvlText w:val="•"/>
      <w:lvlJc w:val="left"/>
      <w:pPr>
        <w:ind w:left="2781" w:hanging="284"/>
      </w:pPr>
      <w:rPr>
        <w:rFonts w:hint="default"/>
        <w:lang w:val="es-ES" w:eastAsia="es-ES" w:bidi="es-ES"/>
      </w:rPr>
    </w:lvl>
    <w:lvl w:ilvl="3" w:tplc="7B4A4A0A">
      <w:numFmt w:val="bullet"/>
      <w:lvlText w:val="•"/>
      <w:lvlJc w:val="left"/>
      <w:pPr>
        <w:ind w:left="3672" w:hanging="284"/>
      </w:pPr>
      <w:rPr>
        <w:rFonts w:hint="default"/>
        <w:lang w:val="es-ES" w:eastAsia="es-ES" w:bidi="es-ES"/>
      </w:rPr>
    </w:lvl>
    <w:lvl w:ilvl="4" w:tplc="CCA67F5E">
      <w:numFmt w:val="bullet"/>
      <w:lvlText w:val="•"/>
      <w:lvlJc w:val="left"/>
      <w:pPr>
        <w:ind w:left="4563" w:hanging="284"/>
      </w:pPr>
      <w:rPr>
        <w:rFonts w:hint="default"/>
        <w:lang w:val="es-ES" w:eastAsia="es-ES" w:bidi="es-ES"/>
      </w:rPr>
    </w:lvl>
    <w:lvl w:ilvl="5" w:tplc="D610BB58">
      <w:numFmt w:val="bullet"/>
      <w:lvlText w:val="•"/>
      <w:lvlJc w:val="left"/>
      <w:pPr>
        <w:ind w:left="5454" w:hanging="284"/>
      </w:pPr>
      <w:rPr>
        <w:rFonts w:hint="default"/>
        <w:lang w:val="es-ES" w:eastAsia="es-ES" w:bidi="es-ES"/>
      </w:rPr>
    </w:lvl>
    <w:lvl w:ilvl="6" w:tplc="D74E64D8">
      <w:numFmt w:val="bullet"/>
      <w:lvlText w:val="•"/>
      <w:lvlJc w:val="left"/>
      <w:pPr>
        <w:ind w:left="6344" w:hanging="284"/>
      </w:pPr>
      <w:rPr>
        <w:rFonts w:hint="default"/>
        <w:lang w:val="es-ES" w:eastAsia="es-ES" w:bidi="es-ES"/>
      </w:rPr>
    </w:lvl>
    <w:lvl w:ilvl="7" w:tplc="37F2B92A">
      <w:numFmt w:val="bullet"/>
      <w:lvlText w:val="•"/>
      <w:lvlJc w:val="left"/>
      <w:pPr>
        <w:ind w:left="7235" w:hanging="284"/>
      </w:pPr>
      <w:rPr>
        <w:rFonts w:hint="default"/>
        <w:lang w:val="es-ES" w:eastAsia="es-ES" w:bidi="es-ES"/>
      </w:rPr>
    </w:lvl>
    <w:lvl w:ilvl="8" w:tplc="26EEC948">
      <w:numFmt w:val="bullet"/>
      <w:lvlText w:val="•"/>
      <w:lvlJc w:val="left"/>
      <w:pPr>
        <w:ind w:left="8126" w:hanging="284"/>
      </w:pPr>
      <w:rPr>
        <w:rFonts w:hint="default"/>
        <w:lang w:val="es-ES" w:eastAsia="es-ES" w:bidi="es-ES"/>
      </w:rPr>
    </w:lvl>
  </w:abstractNum>
  <w:abstractNum w:abstractNumId="2" w15:restartNumberingAfterBreak="0">
    <w:nsid w:val="193D7439"/>
    <w:multiLevelType w:val="multilevel"/>
    <w:tmpl w:val="B328BDE2"/>
    <w:lvl w:ilvl="0">
      <w:start w:val="1"/>
      <w:numFmt w:val="decimal"/>
      <w:lvlText w:val="%1."/>
      <w:lvlJc w:val="left"/>
      <w:pPr>
        <w:ind w:left="390" w:hanging="390"/>
      </w:pPr>
      <w:rPr>
        <w:b/>
        <w:color w:val="000000"/>
      </w:rPr>
    </w:lvl>
    <w:lvl w:ilvl="1">
      <w:start w:val="1"/>
      <w:numFmt w:val="decimal"/>
      <w:lvlText w:val="%1.%2."/>
      <w:lvlJc w:val="left"/>
      <w:pPr>
        <w:ind w:left="357" w:hanging="357"/>
      </w:pPr>
      <w:rPr>
        <w:b/>
        <w:color w:val="000000"/>
      </w:rPr>
    </w:lvl>
    <w:lvl w:ilvl="2">
      <w:start w:val="1"/>
      <w:numFmt w:val="decimal"/>
      <w:lvlText w:val="%1.%2.%3."/>
      <w:lvlJc w:val="left"/>
      <w:pPr>
        <w:ind w:left="0" w:firstLine="0"/>
      </w:pPr>
      <w:rPr>
        <w:b/>
        <w:color w:val="000000"/>
      </w:rPr>
    </w:lvl>
    <w:lvl w:ilvl="3">
      <w:start w:val="1"/>
      <w:numFmt w:val="decimal"/>
      <w:lvlText w:val="%1.%2.%3.%4."/>
      <w:lvlJc w:val="left"/>
      <w:pPr>
        <w:ind w:left="1080" w:hanging="1080"/>
      </w:pPr>
      <w:rPr>
        <w:b/>
        <w:color w:val="000000"/>
      </w:rPr>
    </w:lvl>
    <w:lvl w:ilvl="4">
      <w:start w:val="1"/>
      <w:numFmt w:val="decimal"/>
      <w:lvlText w:val="%1.%2.%3.%4.%5."/>
      <w:lvlJc w:val="left"/>
      <w:pPr>
        <w:ind w:left="1080" w:hanging="1080"/>
      </w:pPr>
      <w:rPr>
        <w:b/>
        <w:color w:val="000000"/>
      </w:rPr>
    </w:lvl>
    <w:lvl w:ilvl="5">
      <w:start w:val="1"/>
      <w:numFmt w:val="decimal"/>
      <w:lvlText w:val="%1.%2.%3.%4.%5.%6."/>
      <w:lvlJc w:val="left"/>
      <w:pPr>
        <w:ind w:left="1440" w:hanging="1440"/>
      </w:pPr>
      <w:rPr>
        <w:b/>
        <w:color w:val="000000"/>
      </w:rPr>
    </w:lvl>
    <w:lvl w:ilvl="6">
      <w:start w:val="1"/>
      <w:numFmt w:val="decimal"/>
      <w:lvlText w:val="%1.%2.%3.%4.%5.%6.%7."/>
      <w:lvlJc w:val="left"/>
      <w:pPr>
        <w:ind w:left="1440" w:hanging="1440"/>
      </w:pPr>
      <w:rPr>
        <w:b/>
        <w:color w:val="000000"/>
      </w:rPr>
    </w:lvl>
    <w:lvl w:ilvl="7">
      <w:start w:val="1"/>
      <w:numFmt w:val="decimal"/>
      <w:lvlText w:val="%1.%2.%3.%4.%5.%6.%7.%8."/>
      <w:lvlJc w:val="left"/>
      <w:pPr>
        <w:ind w:left="1800" w:hanging="1800"/>
      </w:pPr>
      <w:rPr>
        <w:b/>
        <w:color w:val="000000"/>
      </w:rPr>
    </w:lvl>
    <w:lvl w:ilvl="8">
      <w:start w:val="1"/>
      <w:numFmt w:val="decimal"/>
      <w:lvlText w:val="%1.%2.%3.%4.%5.%6.%7.%8.%9."/>
      <w:lvlJc w:val="left"/>
      <w:pPr>
        <w:ind w:left="2160" w:hanging="2160"/>
      </w:pPr>
      <w:rPr>
        <w:b/>
        <w:color w:val="000000"/>
      </w:rPr>
    </w:lvl>
  </w:abstractNum>
  <w:abstractNum w:abstractNumId="3" w15:restartNumberingAfterBreak="0">
    <w:nsid w:val="1D1B5318"/>
    <w:multiLevelType w:val="hybridMultilevel"/>
    <w:tmpl w:val="CC38366C"/>
    <w:lvl w:ilvl="0" w:tplc="200A0001">
      <w:start w:val="1"/>
      <w:numFmt w:val="bullet"/>
      <w:lvlText w:val=""/>
      <w:lvlJc w:val="left"/>
      <w:pPr>
        <w:ind w:left="1110" w:hanging="360"/>
      </w:pPr>
      <w:rPr>
        <w:rFonts w:ascii="Symbol" w:hAnsi="Symbol" w:hint="default"/>
      </w:rPr>
    </w:lvl>
    <w:lvl w:ilvl="1" w:tplc="200A0003">
      <w:start w:val="1"/>
      <w:numFmt w:val="bullet"/>
      <w:lvlText w:val="o"/>
      <w:lvlJc w:val="left"/>
      <w:pPr>
        <w:ind w:left="1830" w:hanging="360"/>
      </w:pPr>
      <w:rPr>
        <w:rFonts w:ascii="Courier New" w:hAnsi="Courier New" w:cs="Courier New" w:hint="default"/>
      </w:rPr>
    </w:lvl>
    <w:lvl w:ilvl="2" w:tplc="200A0005">
      <w:start w:val="1"/>
      <w:numFmt w:val="bullet"/>
      <w:lvlText w:val=""/>
      <w:lvlJc w:val="left"/>
      <w:pPr>
        <w:ind w:left="2550" w:hanging="360"/>
      </w:pPr>
      <w:rPr>
        <w:rFonts w:ascii="Wingdings" w:hAnsi="Wingdings" w:hint="default"/>
      </w:rPr>
    </w:lvl>
    <w:lvl w:ilvl="3" w:tplc="200A0001">
      <w:start w:val="1"/>
      <w:numFmt w:val="bullet"/>
      <w:lvlText w:val=""/>
      <w:lvlJc w:val="left"/>
      <w:pPr>
        <w:ind w:left="3270" w:hanging="360"/>
      </w:pPr>
      <w:rPr>
        <w:rFonts w:ascii="Symbol" w:hAnsi="Symbol" w:hint="default"/>
      </w:rPr>
    </w:lvl>
    <w:lvl w:ilvl="4" w:tplc="200A0003">
      <w:start w:val="1"/>
      <w:numFmt w:val="bullet"/>
      <w:lvlText w:val="o"/>
      <w:lvlJc w:val="left"/>
      <w:pPr>
        <w:ind w:left="3990" w:hanging="360"/>
      </w:pPr>
      <w:rPr>
        <w:rFonts w:ascii="Courier New" w:hAnsi="Courier New" w:cs="Courier New" w:hint="default"/>
      </w:rPr>
    </w:lvl>
    <w:lvl w:ilvl="5" w:tplc="200A0005">
      <w:start w:val="1"/>
      <w:numFmt w:val="bullet"/>
      <w:lvlText w:val=""/>
      <w:lvlJc w:val="left"/>
      <w:pPr>
        <w:ind w:left="4710" w:hanging="360"/>
      </w:pPr>
      <w:rPr>
        <w:rFonts w:ascii="Wingdings" w:hAnsi="Wingdings" w:hint="default"/>
      </w:rPr>
    </w:lvl>
    <w:lvl w:ilvl="6" w:tplc="200A0001">
      <w:start w:val="1"/>
      <w:numFmt w:val="bullet"/>
      <w:lvlText w:val=""/>
      <w:lvlJc w:val="left"/>
      <w:pPr>
        <w:ind w:left="5430" w:hanging="360"/>
      </w:pPr>
      <w:rPr>
        <w:rFonts w:ascii="Symbol" w:hAnsi="Symbol" w:hint="default"/>
      </w:rPr>
    </w:lvl>
    <w:lvl w:ilvl="7" w:tplc="200A0003">
      <w:start w:val="1"/>
      <w:numFmt w:val="bullet"/>
      <w:lvlText w:val="o"/>
      <w:lvlJc w:val="left"/>
      <w:pPr>
        <w:ind w:left="6150" w:hanging="360"/>
      </w:pPr>
      <w:rPr>
        <w:rFonts w:ascii="Courier New" w:hAnsi="Courier New" w:cs="Courier New" w:hint="default"/>
      </w:rPr>
    </w:lvl>
    <w:lvl w:ilvl="8" w:tplc="200A0005">
      <w:start w:val="1"/>
      <w:numFmt w:val="bullet"/>
      <w:lvlText w:val=""/>
      <w:lvlJc w:val="left"/>
      <w:pPr>
        <w:ind w:left="6870" w:hanging="360"/>
      </w:pPr>
      <w:rPr>
        <w:rFonts w:ascii="Wingdings" w:hAnsi="Wingdings" w:hint="default"/>
      </w:rPr>
    </w:lvl>
  </w:abstractNum>
  <w:abstractNum w:abstractNumId="4" w15:restartNumberingAfterBreak="0">
    <w:nsid w:val="1F4A06E2"/>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F937481"/>
    <w:multiLevelType w:val="hybridMultilevel"/>
    <w:tmpl w:val="F8DE0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E52BBD"/>
    <w:multiLevelType w:val="hybridMultilevel"/>
    <w:tmpl w:val="4FB676D8"/>
    <w:lvl w:ilvl="0" w:tplc="CD7C88A0">
      <w:numFmt w:val="bullet"/>
      <w:lvlText w:val=""/>
      <w:lvlJc w:val="left"/>
      <w:pPr>
        <w:ind w:left="1004" w:hanging="284"/>
      </w:pPr>
      <w:rPr>
        <w:rFonts w:ascii="Symbol" w:eastAsia="Symbol" w:hAnsi="Symbol" w:cs="Symbol" w:hint="default"/>
        <w:w w:val="100"/>
        <w:sz w:val="24"/>
        <w:szCs w:val="24"/>
        <w:lang w:val="es-ES" w:eastAsia="es-ES" w:bidi="es-ES"/>
      </w:rPr>
    </w:lvl>
    <w:lvl w:ilvl="1" w:tplc="C1A44CE2">
      <w:numFmt w:val="bullet"/>
      <w:lvlText w:val="•"/>
      <w:lvlJc w:val="left"/>
      <w:pPr>
        <w:ind w:left="1890" w:hanging="284"/>
      </w:pPr>
      <w:rPr>
        <w:rFonts w:hint="default"/>
        <w:lang w:val="es-ES" w:eastAsia="es-ES" w:bidi="es-ES"/>
      </w:rPr>
    </w:lvl>
    <w:lvl w:ilvl="2" w:tplc="D1C4D988">
      <w:numFmt w:val="bullet"/>
      <w:lvlText w:val="•"/>
      <w:lvlJc w:val="left"/>
      <w:pPr>
        <w:ind w:left="2781" w:hanging="284"/>
      </w:pPr>
      <w:rPr>
        <w:rFonts w:hint="default"/>
        <w:lang w:val="es-ES" w:eastAsia="es-ES" w:bidi="es-ES"/>
      </w:rPr>
    </w:lvl>
    <w:lvl w:ilvl="3" w:tplc="C4B4CE34">
      <w:numFmt w:val="bullet"/>
      <w:lvlText w:val="•"/>
      <w:lvlJc w:val="left"/>
      <w:pPr>
        <w:ind w:left="3672" w:hanging="284"/>
      </w:pPr>
      <w:rPr>
        <w:rFonts w:hint="default"/>
        <w:lang w:val="es-ES" w:eastAsia="es-ES" w:bidi="es-ES"/>
      </w:rPr>
    </w:lvl>
    <w:lvl w:ilvl="4" w:tplc="4FF4A1C4">
      <w:numFmt w:val="bullet"/>
      <w:lvlText w:val="•"/>
      <w:lvlJc w:val="left"/>
      <w:pPr>
        <w:ind w:left="4563" w:hanging="284"/>
      </w:pPr>
      <w:rPr>
        <w:rFonts w:hint="default"/>
        <w:lang w:val="es-ES" w:eastAsia="es-ES" w:bidi="es-ES"/>
      </w:rPr>
    </w:lvl>
    <w:lvl w:ilvl="5" w:tplc="4BFEC210">
      <w:numFmt w:val="bullet"/>
      <w:lvlText w:val="•"/>
      <w:lvlJc w:val="left"/>
      <w:pPr>
        <w:ind w:left="5454" w:hanging="284"/>
      </w:pPr>
      <w:rPr>
        <w:rFonts w:hint="default"/>
        <w:lang w:val="es-ES" w:eastAsia="es-ES" w:bidi="es-ES"/>
      </w:rPr>
    </w:lvl>
    <w:lvl w:ilvl="6" w:tplc="58E6F812">
      <w:numFmt w:val="bullet"/>
      <w:lvlText w:val="•"/>
      <w:lvlJc w:val="left"/>
      <w:pPr>
        <w:ind w:left="6344" w:hanging="284"/>
      </w:pPr>
      <w:rPr>
        <w:rFonts w:hint="default"/>
        <w:lang w:val="es-ES" w:eastAsia="es-ES" w:bidi="es-ES"/>
      </w:rPr>
    </w:lvl>
    <w:lvl w:ilvl="7" w:tplc="5CB2AFFE">
      <w:numFmt w:val="bullet"/>
      <w:lvlText w:val="•"/>
      <w:lvlJc w:val="left"/>
      <w:pPr>
        <w:ind w:left="7235" w:hanging="284"/>
      </w:pPr>
      <w:rPr>
        <w:rFonts w:hint="default"/>
        <w:lang w:val="es-ES" w:eastAsia="es-ES" w:bidi="es-ES"/>
      </w:rPr>
    </w:lvl>
    <w:lvl w:ilvl="8" w:tplc="1E40040A">
      <w:numFmt w:val="bullet"/>
      <w:lvlText w:val="•"/>
      <w:lvlJc w:val="left"/>
      <w:pPr>
        <w:ind w:left="8126" w:hanging="284"/>
      </w:pPr>
      <w:rPr>
        <w:rFonts w:hint="default"/>
        <w:lang w:val="es-ES" w:eastAsia="es-ES" w:bidi="es-ES"/>
      </w:rPr>
    </w:lvl>
  </w:abstractNum>
  <w:abstractNum w:abstractNumId="7" w15:restartNumberingAfterBreak="0">
    <w:nsid w:val="29612A8F"/>
    <w:multiLevelType w:val="hybridMultilevel"/>
    <w:tmpl w:val="F766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47DFE"/>
    <w:multiLevelType w:val="hybridMultilevel"/>
    <w:tmpl w:val="B9E0376A"/>
    <w:lvl w:ilvl="0" w:tplc="200A000F">
      <w:start w:val="1"/>
      <w:numFmt w:val="decimal"/>
      <w:lvlText w:val="%1."/>
      <w:lvlJc w:val="left"/>
      <w:pPr>
        <w:ind w:left="1004" w:hanging="360"/>
      </w:pPr>
    </w:lvl>
    <w:lvl w:ilvl="1" w:tplc="200A0019" w:tentative="1">
      <w:start w:val="1"/>
      <w:numFmt w:val="lowerLetter"/>
      <w:lvlText w:val="%2."/>
      <w:lvlJc w:val="left"/>
      <w:pPr>
        <w:ind w:left="1724" w:hanging="360"/>
      </w:pPr>
    </w:lvl>
    <w:lvl w:ilvl="2" w:tplc="200A001B" w:tentative="1">
      <w:start w:val="1"/>
      <w:numFmt w:val="lowerRoman"/>
      <w:lvlText w:val="%3."/>
      <w:lvlJc w:val="right"/>
      <w:pPr>
        <w:ind w:left="2444" w:hanging="180"/>
      </w:pPr>
    </w:lvl>
    <w:lvl w:ilvl="3" w:tplc="200A000F" w:tentative="1">
      <w:start w:val="1"/>
      <w:numFmt w:val="decimal"/>
      <w:lvlText w:val="%4."/>
      <w:lvlJc w:val="left"/>
      <w:pPr>
        <w:ind w:left="3164" w:hanging="360"/>
      </w:pPr>
    </w:lvl>
    <w:lvl w:ilvl="4" w:tplc="200A0019" w:tentative="1">
      <w:start w:val="1"/>
      <w:numFmt w:val="lowerLetter"/>
      <w:lvlText w:val="%5."/>
      <w:lvlJc w:val="left"/>
      <w:pPr>
        <w:ind w:left="3884" w:hanging="360"/>
      </w:pPr>
    </w:lvl>
    <w:lvl w:ilvl="5" w:tplc="200A001B" w:tentative="1">
      <w:start w:val="1"/>
      <w:numFmt w:val="lowerRoman"/>
      <w:lvlText w:val="%6."/>
      <w:lvlJc w:val="right"/>
      <w:pPr>
        <w:ind w:left="4604" w:hanging="180"/>
      </w:pPr>
    </w:lvl>
    <w:lvl w:ilvl="6" w:tplc="200A000F" w:tentative="1">
      <w:start w:val="1"/>
      <w:numFmt w:val="decimal"/>
      <w:lvlText w:val="%7."/>
      <w:lvlJc w:val="left"/>
      <w:pPr>
        <w:ind w:left="5324" w:hanging="360"/>
      </w:pPr>
    </w:lvl>
    <w:lvl w:ilvl="7" w:tplc="200A0019" w:tentative="1">
      <w:start w:val="1"/>
      <w:numFmt w:val="lowerLetter"/>
      <w:lvlText w:val="%8."/>
      <w:lvlJc w:val="left"/>
      <w:pPr>
        <w:ind w:left="6044" w:hanging="360"/>
      </w:pPr>
    </w:lvl>
    <w:lvl w:ilvl="8" w:tplc="200A001B" w:tentative="1">
      <w:start w:val="1"/>
      <w:numFmt w:val="lowerRoman"/>
      <w:lvlText w:val="%9."/>
      <w:lvlJc w:val="right"/>
      <w:pPr>
        <w:ind w:left="6764" w:hanging="180"/>
      </w:pPr>
    </w:lvl>
  </w:abstractNum>
  <w:abstractNum w:abstractNumId="9" w15:restartNumberingAfterBreak="0">
    <w:nsid w:val="338B1BF0"/>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8252B9B"/>
    <w:multiLevelType w:val="hybridMultilevel"/>
    <w:tmpl w:val="0B08B094"/>
    <w:lvl w:ilvl="0" w:tplc="ACC46EB4">
      <w:numFmt w:val="bullet"/>
      <w:lvlText w:val="•"/>
      <w:lvlJc w:val="left"/>
      <w:pPr>
        <w:ind w:left="1004" w:hanging="284"/>
      </w:pPr>
      <w:rPr>
        <w:rFonts w:ascii="Arial" w:eastAsia="Arial" w:hAnsi="Arial" w:cs="Arial" w:hint="default"/>
        <w:b/>
        <w:bCs/>
        <w:spacing w:val="-20"/>
        <w:w w:val="99"/>
        <w:sz w:val="24"/>
        <w:szCs w:val="24"/>
        <w:lang w:val="es-ES" w:eastAsia="es-ES" w:bidi="es-ES"/>
      </w:rPr>
    </w:lvl>
    <w:lvl w:ilvl="1" w:tplc="6B62091A">
      <w:numFmt w:val="bullet"/>
      <w:lvlText w:val="•"/>
      <w:lvlJc w:val="left"/>
      <w:pPr>
        <w:ind w:left="1890" w:hanging="284"/>
      </w:pPr>
      <w:rPr>
        <w:rFonts w:hint="default"/>
        <w:lang w:val="es-ES" w:eastAsia="es-ES" w:bidi="es-ES"/>
      </w:rPr>
    </w:lvl>
    <w:lvl w:ilvl="2" w:tplc="8C46FC16">
      <w:numFmt w:val="bullet"/>
      <w:lvlText w:val="•"/>
      <w:lvlJc w:val="left"/>
      <w:pPr>
        <w:ind w:left="2781" w:hanging="284"/>
      </w:pPr>
      <w:rPr>
        <w:rFonts w:hint="default"/>
        <w:lang w:val="es-ES" w:eastAsia="es-ES" w:bidi="es-ES"/>
      </w:rPr>
    </w:lvl>
    <w:lvl w:ilvl="3" w:tplc="964208D6">
      <w:numFmt w:val="bullet"/>
      <w:lvlText w:val="•"/>
      <w:lvlJc w:val="left"/>
      <w:pPr>
        <w:ind w:left="3672" w:hanging="284"/>
      </w:pPr>
      <w:rPr>
        <w:rFonts w:hint="default"/>
        <w:lang w:val="es-ES" w:eastAsia="es-ES" w:bidi="es-ES"/>
      </w:rPr>
    </w:lvl>
    <w:lvl w:ilvl="4" w:tplc="52B09C88">
      <w:numFmt w:val="bullet"/>
      <w:lvlText w:val="•"/>
      <w:lvlJc w:val="left"/>
      <w:pPr>
        <w:ind w:left="4563" w:hanging="284"/>
      </w:pPr>
      <w:rPr>
        <w:rFonts w:hint="default"/>
        <w:lang w:val="es-ES" w:eastAsia="es-ES" w:bidi="es-ES"/>
      </w:rPr>
    </w:lvl>
    <w:lvl w:ilvl="5" w:tplc="9EA23D90">
      <w:numFmt w:val="bullet"/>
      <w:lvlText w:val="•"/>
      <w:lvlJc w:val="left"/>
      <w:pPr>
        <w:ind w:left="5454" w:hanging="284"/>
      </w:pPr>
      <w:rPr>
        <w:rFonts w:hint="default"/>
        <w:lang w:val="es-ES" w:eastAsia="es-ES" w:bidi="es-ES"/>
      </w:rPr>
    </w:lvl>
    <w:lvl w:ilvl="6" w:tplc="4EB62F74">
      <w:numFmt w:val="bullet"/>
      <w:lvlText w:val="•"/>
      <w:lvlJc w:val="left"/>
      <w:pPr>
        <w:ind w:left="6344" w:hanging="284"/>
      </w:pPr>
      <w:rPr>
        <w:rFonts w:hint="default"/>
        <w:lang w:val="es-ES" w:eastAsia="es-ES" w:bidi="es-ES"/>
      </w:rPr>
    </w:lvl>
    <w:lvl w:ilvl="7" w:tplc="F0FC9DEE">
      <w:numFmt w:val="bullet"/>
      <w:lvlText w:val="•"/>
      <w:lvlJc w:val="left"/>
      <w:pPr>
        <w:ind w:left="7235" w:hanging="284"/>
      </w:pPr>
      <w:rPr>
        <w:rFonts w:hint="default"/>
        <w:lang w:val="es-ES" w:eastAsia="es-ES" w:bidi="es-ES"/>
      </w:rPr>
    </w:lvl>
    <w:lvl w:ilvl="8" w:tplc="42B0E7CA">
      <w:numFmt w:val="bullet"/>
      <w:lvlText w:val="•"/>
      <w:lvlJc w:val="left"/>
      <w:pPr>
        <w:ind w:left="8126" w:hanging="284"/>
      </w:pPr>
      <w:rPr>
        <w:rFonts w:hint="default"/>
        <w:lang w:val="es-ES" w:eastAsia="es-ES" w:bidi="es-ES"/>
      </w:rPr>
    </w:lvl>
  </w:abstractNum>
  <w:abstractNum w:abstractNumId="11" w15:restartNumberingAfterBreak="0">
    <w:nsid w:val="3E7E27D2"/>
    <w:multiLevelType w:val="hybridMultilevel"/>
    <w:tmpl w:val="D2406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704AC6"/>
    <w:multiLevelType w:val="hybridMultilevel"/>
    <w:tmpl w:val="1A7A336E"/>
    <w:lvl w:ilvl="0" w:tplc="200A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5964375"/>
    <w:multiLevelType w:val="hybridMultilevel"/>
    <w:tmpl w:val="1A7A336E"/>
    <w:lvl w:ilvl="0" w:tplc="20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B660A"/>
    <w:multiLevelType w:val="hybridMultilevel"/>
    <w:tmpl w:val="AC10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0737EF"/>
    <w:multiLevelType w:val="multilevel"/>
    <w:tmpl w:val="26AAA408"/>
    <w:lvl w:ilvl="0">
      <w:start w:val="1"/>
      <w:numFmt w:val="decimal"/>
      <w:lvlText w:val="%1"/>
      <w:lvlJc w:val="left"/>
      <w:pPr>
        <w:ind w:left="360" w:hanging="360"/>
      </w:pPr>
      <w:rPr>
        <w:rFonts w:hint="default"/>
      </w:rPr>
    </w:lvl>
    <w:lvl w:ilvl="1">
      <w:start w:val="7"/>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6" w15:restartNumberingAfterBreak="0">
    <w:nsid w:val="567A410A"/>
    <w:multiLevelType w:val="hybridMultilevel"/>
    <w:tmpl w:val="DF02C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02517B"/>
    <w:multiLevelType w:val="hybridMultilevel"/>
    <w:tmpl w:val="61B49998"/>
    <w:lvl w:ilvl="0" w:tplc="DE421520">
      <w:start w:val="1"/>
      <w:numFmt w:val="bullet"/>
      <w:lvlText w:val="•"/>
      <w:lvlJc w:val="left"/>
      <w:pPr>
        <w:tabs>
          <w:tab w:val="num" w:pos="720"/>
        </w:tabs>
        <w:ind w:left="720" w:hanging="360"/>
      </w:pPr>
      <w:rPr>
        <w:rFonts w:ascii="Arial" w:hAnsi="Arial" w:hint="default"/>
      </w:rPr>
    </w:lvl>
    <w:lvl w:ilvl="1" w:tplc="CB02C030" w:tentative="1">
      <w:start w:val="1"/>
      <w:numFmt w:val="bullet"/>
      <w:lvlText w:val="•"/>
      <w:lvlJc w:val="left"/>
      <w:pPr>
        <w:tabs>
          <w:tab w:val="num" w:pos="1440"/>
        </w:tabs>
        <w:ind w:left="1440" w:hanging="360"/>
      </w:pPr>
      <w:rPr>
        <w:rFonts w:ascii="Arial" w:hAnsi="Arial" w:hint="default"/>
      </w:rPr>
    </w:lvl>
    <w:lvl w:ilvl="2" w:tplc="9D8EED14" w:tentative="1">
      <w:start w:val="1"/>
      <w:numFmt w:val="bullet"/>
      <w:lvlText w:val="•"/>
      <w:lvlJc w:val="left"/>
      <w:pPr>
        <w:tabs>
          <w:tab w:val="num" w:pos="2160"/>
        </w:tabs>
        <w:ind w:left="2160" w:hanging="360"/>
      </w:pPr>
      <w:rPr>
        <w:rFonts w:ascii="Arial" w:hAnsi="Arial" w:hint="default"/>
      </w:rPr>
    </w:lvl>
    <w:lvl w:ilvl="3" w:tplc="A872A55A" w:tentative="1">
      <w:start w:val="1"/>
      <w:numFmt w:val="bullet"/>
      <w:lvlText w:val="•"/>
      <w:lvlJc w:val="left"/>
      <w:pPr>
        <w:tabs>
          <w:tab w:val="num" w:pos="2880"/>
        </w:tabs>
        <w:ind w:left="2880" w:hanging="360"/>
      </w:pPr>
      <w:rPr>
        <w:rFonts w:ascii="Arial" w:hAnsi="Arial" w:hint="default"/>
      </w:rPr>
    </w:lvl>
    <w:lvl w:ilvl="4" w:tplc="1A6A959E" w:tentative="1">
      <w:start w:val="1"/>
      <w:numFmt w:val="bullet"/>
      <w:lvlText w:val="•"/>
      <w:lvlJc w:val="left"/>
      <w:pPr>
        <w:tabs>
          <w:tab w:val="num" w:pos="3600"/>
        </w:tabs>
        <w:ind w:left="3600" w:hanging="360"/>
      </w:pPr>
      <w:rPr>
        <w:rFonts w:ascii="Arial" w:hAnsi="Arial" w:hint="default"/>
      </w:rPr>
    </w:lvl>
    <w:lvl w:ilvl="5" w:tplc="60CE5D30" w:tentative="1">
      <w:start w:val="1"/>
      <w:numFmt w:val="bullet"/>
      <w:lvlText w:val="•"/>
      <w:lvlJc w:val="left"/>
      <w:pPr>
        <w:tabs>
          <w:tab w:val="num" w:pos="4320"/>
        </w:tabs>
        <w:ind w:left="4320" w:hanging="360"/>
      </w:pPr>
      <w:rPr>
        <w:rFonts w:ascii="Arial" w:hAnsi="Arial" w:hint="default"/>
      </w:rPr>
    </w:lvl>
    <w:lvl w:ilvl="6" w:tplc="7DDE18D2" w:tentative="1">
      <w:start w:val="1"/>
      <w:numFmt w:val="bullet"/>
      <w:lvlText w:val="•"/>
      <w:lvlJc w:val="left"/>
      <w:pPr>
        <w:tabs>
          <w:tab w:val="num" w:pos="5040"/>
        </w:tabs>
        <w:ind w:left="5040" w:hanging="360"/>
      </w:pPr>
      <w:rPr>
        <w:rFonts w:ascii="Arial" w:hAnsi="Arial" w:hint="default"/>
      </w:rPr>
    </w:lvl>
    <w:lvl w:ilvl="7" w:tplc="97AADCCC" w:tentative="1">
      <w:start w:val="1"/>
      <w:numFmt w:val="bullet"/>
      <w:lvlText w:val="•"/>
      <w:lvlJc w:val="left"/>
      <w:pPr>
        <w:tabs>
          <w:tab w:val="num" w:pos="5760"/>
        </w:tabs>
        <w:ind w:left="5760" w:hanging="360"/>
      </w:pPr>
      <w:rPr>
        <w:rFonts w:ascii="Arial" w:hAnsi="Arial" w:hint="default"/>
      </w:rPr>
    </w:lvl>
    <w:lvl w:ilvl="8" w:tplc="3DB22156" w:tentative="1">
      <w:start w:val="1"/>
      <w:numFmt w:val="bullet"/>
      <w:lvlText w:val="•"/>
      <w:lvlJc w:val="left"/>
      <w:pPr>
        <w:tabs>
          <w:tab w:val="num" w:pos="6480"/>
        </w:tabs>
        <w:ind w:left="6480" w:hanging="360"/>
      </w:pPr>
      <w:rPr>
        <w:rFonts w:ascii="Arial" w:hAnsi="Arial"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6"/>
  </w:num>
  <w:num w:numId="4">
    <w:abstractNumId w:val="3"/>
  </w:num>
  <w:num w:numId="5">
    <w:abstractNumId w:val="2"/>
  </w:num>
  <w:num w:numId="6">
    <w:abstractNumId w:val="9"/>
  </w:num>
  <w:num w:numId="7">
    <w:abstractNumId w:val="11"/>
  </w:num>
  <w:num w:numId="8">
    <w:abstractNumId w:val="1"/>
  </w:num>
  <w:num w:numId="9">
    <w:abstractNumId w:val="10"/>
  </w:num>
  <w:num w:numId="10">
    <w:abstractNumId w:val="17"/>
  </w:num>
  <w:num w:numId="11">
    <w:abstractNumId w:val="15"/>
  </w:num>
  <w:num w:numId="12">
    <w:abstractNumId w:val="6"/>
  </w:num>
  <w:num w:numId="13">
    <w:abstractNumId w:val="4"/>
  </w:num>
  <w:num w:numId="14">
    <w:abstractNumId w:val="13"/>
  </w:num>
  <w:num w:numId="15">
    <w:abstractNumId w:val="12"/>
  </w:num>
  <w:num w:numId="16">
    <w:abstractNumId w:val="5"/>
  </w:num>
  <w:num w:numId="17">
    <w:abstractNumId w:val="14"/>
  </w:num>
  <w:num w:numId="18">
    <w:abstractNumId w:val="7"/>
  </w:num>
  <w:num w:numId="19">
    <w:abstractNumId w:val="8"/>
  </w:num>
  <w:num w:numId="2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eudy">
    <w15:presenceInfo w15:providerId="None" w15:userId="Zeudy"/>
  </w15:person>
  <w15:person w15:author="Villalobos Alemarnery">
    <w15:presenceInfo w15:providerId="AD" w15:userId="S-1-5-21-2201250631-812902403-2817560465-9531"/>
  </w15:person>
  <w15:person w15:author="Avila Jonathan">
    <w15:presenceInfo w15:providerId="AD" w15:userId="S-1-5-21-2201250631-812902403-2817560465-95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 w:vendorID="64" w:dllVersion="131078" w:nlCheck="1" w:checkStyle="1"/>
  <w:activeWritingStyle w:appName="MSWord" w:lang="es-VE" w:vendorID="64" w:dllVersion="131078" w:nlCheck="1" w:checkStyle="1"/>
  <w:activeWritingStyle w:appName="MSWord" w:lang="en-US" w:vendorID="64" w:dllVersion="131078" w:nlCheck="1" w:checkStyle="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B2415"/>
    <w:rsid w:val="00004F08"/>
    <w:rsid w:val="00005845"/>
    <w:rsid w:val="00007D47"/>
    <w:rsid w:val="0001124F"/>
    <w:rsid w:val="00023627"/>
    <w:rsid w:val="0002540D"/>
    <w:rsid w:val="00025F12"/>
    <w:rsid w:val="00030953"/>
    <w:rsid w:val="00031818"/>
    <w:rsid w:val="00033619"/>
    <w:rsid w:val="000336AE"/>
    <w:rsid w:val="000400F9"/>
    <w:rsid w:val="0005146F"/>
    <w:rsid w:val="00054A51"/>
    <w:rsid w:val="00055A71"/>
    <w:rsid w:val="0006250E"/>
    <w:rsid w:val="00062DE9"/>
    <w:rsid w:val="000648E1"/>
    <w:rsid w:val="00064E9F"/>
    <w:rsid w:val="00074680"/>
    <w:rsid w:val="00081354"/>
    <w:rsid w:val="000866EA"/>
    <w:rsid w:val="00086E69"/>
    <w:rsid w:val="00091482"/>
    <w:rsid w:val="00096A11"/>
    <w:rsid w:val="00096B93"/>
    <w:rsid w:val="000979AC"/>
    <w:rsid w:val="000A1019"/>
    <w:rsid w:val="000A2F84"/>
    <w:rsid w:val="000A36B2"/>
    <w:rsid w:val="000B2415"/>
    <w:rsid w:val="000B46D9"/>
    <w:rsid w:val="000C1899"/>
    <w:rsid w:val="000C1E4E"/>
    <w:rsid w:val="000C489D"/>
    <w:rsid w:val="000C62B4"/>
    <w:rsid w:val="000E01EB"/>
    <w:rsid w:val="000E07A5"/>
    <w:rsid w:val="000F3AFF"/>
    <w:rsid w:val="000F4188"/>
    <w:rsid w:val="000F5A76"/>
    <w:rsid w:val="00103168"/>
    <w:rsid w:val="00111813"/>
    <w:rsid w:val="00115599"/>
    <w:rsid w:val="00115B4E"/>
    <w:rsid w:val="001174AE"/>
    <w:rsid w:val="00130CF7"/>
    <w:rsid w:val="001425C0"/>
    <w:rsid w:val="00147367"/>
    <w:rsid w:val="00156658"/>
    <w:rsid w:val="00166BB0"/>
    <w:rsid w:val="00170294"/>
    <w:rsid w:val="00175BAF"/>
    <w:rsid w:val="00177AD5"/>
    <w:rsid w:val="001823D4"/>
    <w:rsid w:val="001834DF"/>
    <w:rsid w:val="00190C91"/>
    <w:rsid w:val="00194206"/>
    <w:rsid w:val="001A1343"/>
    <w:rsid w:val="001A1796"/>
    <w:rsid w:val="001A4B4A"/>
    <w:rsid w:val="001A6208"/>
    <w:rsid w:val="001B4EB4"/>
    <w:rsid w:val="001B7E1A"/>
    <w:rsid w:val="001C2DB9"/>
    <w:rsid w:val="001D2406"/>
    <w:rsid w:val="001D38FA"/>
    <w:rsid w:val="001E0ECB"/>
    <w:rsid w:val="001E20A1"/>
    <w:rsid w:val="00203760"/>
    <w:rsid w:val="0020772B"/>
    <w:rsid w:val="002077F6"/>
    <w:rsid w:val="00211779"/>
    <w:rsid w:val="00212464"/>
    <w:rsid w:val="00213D61"/>
    <w:rsid w:val="0021577D"/>
    <w:rsid w:val="00222ED1"/>
    <w:rsid w:val="00223397"/>
    <w:rsid w:val="00223AED"/>
    <w:rsid w:val="0022627A"/>
    <w:rsid w:val="00233A15"/>
    <w:rsid w:val="00240E6A"/>
    <w:rsid w:val="0025378B"/>
    <w:rsid w:val="00255445"/>
    <w:rsid w:val="00262290"/>
    <w:rsid w:val="002717D2"/>
    <w:rsid w:val="00283894"/>
    <w:rsid w:val="0028465A"/>
    <w:rsid w:val="0028501F"/>
    <w:rsid w:val="00291D41"/>
    <w:rsid w:val="0029592F"/>
    <w:rsid w:val="002A1F8A"/>
    <w:rsid w:val="002A20A1"/>
    <w:rsid w:val="002A408E"/>
    <w:rsid w:val="002C28EA"/>
    <w:rsid w:val="002D15B1"/>
    <w:rsid w:val="002D458E"/>
    <w:rsid w:val="002D57F0"/>
    <w:rsid w:val="002D738A"/>
    <w:rsid w:val="002E5E70"/>
    <w:rsid w:val="002E6CBF"/>
    <w:rsid w:val="002F2D88"/>
    <w:rsid w:val="002F3F73"/>
    <w:rsid w:val="002F71FB"/>
    <w:rsid w:val="003011C4"/>
    <w:rsid w:val="0030361A"/>
    <w:rsid w:val="00303FBC"/>
    <w:rsid w:val="003041DF"/>
    <w:rsid w:val="00304814"/>
    <w:rsid w:val="00311F4C"/>
    <w:rsid w:val="00312E9E"/>
    <w:rsid w:val="0031581A"/>
    <w:rsid w:val="00316964"/>
    <w:rsid w:val="00317000"/>
    <w:rsid w:val="003202DF"/>
    <w:rsid w:val="0032347C"/>
    <w:rsid w:val="00323F64"/>
    <w:rsid w:val="00325FA4"/>
    <w:rsid w:val="00332CEE"/>
    <w:rsid w:val="00334D67"/>
    <w:rsid w:val="0034032B"/>
    <w:rsid w:val="00341C28"/>
    <w:rsid w:val="00346BE5"/>
    <w:rsid w:val="00347F61"/>
    <w:rsid w:val="003529FB"/>
    <w:rsid w:val="00353319"/>
    <w:rsid w:val="003534F1"/>
    <w:rsid w:val="00354090"/>
    <w:rsid w:val="00355B06"/>
    <w:rsid w:val="00356CB5"/>
    <w:rsid w:val="003601FC"/>
    <w:rsid w:val="00364A56"/>
    <w:rsid w:val="0036582F"/>
    <w:rsid w:val="003772F1"/>
    <w:rsid w:val="00392292"/>
    <w:rsid w:val="0039548E"/>
    <w:rsid w:val="003959CE"/>
    <w:rsid w:val="00396A1A"/>
    <w:rsid w:val="00396BF1"/>
    <w:rsid w:val="003A52D1"/>
    <w:rsid w:val="003A77F1"/>
    <w:rsid w:val="003B05C9"/>
    <w:rsid w:val="003C2194"/>
    <w:rsid w:val="003C62DD"/>
    <w:rsid w:val="003D1416"/>
    <w:rsid w:val="003D1451"/>
    <w:rsid w:val="003D3E73"/>
    <w:rsid w:val="003D4B64"/>
    <w:rsid w:val="003D7422"/>
    <w:rsid w:val="003F4FCE"/>
    <w:rsid w:val="003F6CE3"/>
    <w:rsid w:val="003F76F4"/>
    <w:rsid w:val="0040657B"/>
    <w:rsid w:val="0041064D"/>
    <w:rsid w:val="00411E04"/>
    <w:rsid w:val="004130A6"/>
    <w:rsid w:val="0041438B"/>
    <w:rsid w:val="00415B11"/>
    <w:rsid w:val="004214CD"/>
    <w:rsid w:val="00430CCD"/>
    <w:rsid w:val="00430F7C"/>
    <w:rsid w:val="004314D2"/>
    <w:rsid w:val="00435247"/>
    <w:rsid w:val="00435CAB"/>
    <w:rsid w:val="0044093D"/>
    <w:rsid w:val="0044220B"/>
    <w:rsid w:val="00443E7C"/>
    <w:rsid w:val="0045053A"/>
    <w:rsid w:val="0045270D"/>
    <w:rsid w:val="00462B33"/>
    <w:rsid w:val="00462E4A"/>
    <w:rsid w:val="004630BE"/>
    <w:rsid w:val="00466AC0"/>
    <w:rsid w:val="00472FED"/>
    <w:rsid w:val="0048162D"/>
    <w:rsid w:val="00481FE7"/>
    <w:rsid w:val="00486E70"/>
    <w:rsid w:val="00492382"/>
    <w:rsid w:val="004A1C5E"/>
    <w:rsid w:val="004B12A7"/>
    <w:rsid w:val="004B24BF"/>
    <w:rsid w:val="004B3447"/>
    <w:rsid w:val="004C2A55"/>
    <w:rsid w:val="004C4C8C"/>
    <w:rsid w:val="004D4806"/>
    <w:rsid w:val="004E5360"/>
    <w:rsid w:val="004F0F1C"/>
    <w:rsid w:val="005005CB"/>
    <w:rsid w:val="00501129"/>
    <w:rsid w:val="00507BF6"/>
    <w:rsid w:val="005171DF"/>
    <w:rsid w:val="0052385C"/>
    <w:rsid w:val="00523CE2"/>
    <w:rsid w:val="00550F33"/>
    <w:rsid w:val="005512F9"/>
    <w:rsid w:val="00552AAB"/>
    <w:rsid w:val="0055760D"/>
    <w:rsid w:val="00580526"/>
    <w:rsid w:val="00586022"/>
    <w:rsid w:val="00591A84"/>
    <w:rsid w:val="005929F6"/>
    <w:rsid w:val="005937D5"/>
    <w:rsid w:val="005B6285"/>
    <w:rsid w:val="005B6B53"/>
    <w:rsid w:val="005C169D"/>
    <w:rsid w:val="005D134A"/>
    <w:rsid w:val="005E1D0D"/>
    <w:rsid w:val="005E5C45"/>
    <w:rsid w:val="005E75F9"/>
    <w:rsid w:val="005F3462"/>
    <w:rsid w:val="006048BF"/>
    <w:rsid w:val="00613136"/>
    <w:rsid w:val="00616E17"/>
    <w:rsid w:val="00623E1F"/>
    <w:rsid w:val="00624CC7"/>
    <w:rsid w:val="00624FFE"/>
    <w:rsid w:val="00635A65"/>
    <w:rsid w:val="00637638"/>
    <w:rsid w:val="00637D8F"/>
    <w:rsid w:val="00657276"/>
    <w:rsid w:val="0065764C"/>
    <w:rsid w:val="00660F1E"/>
    <w:rsid w:val="006648A3"/>
    <w:rsid w:val="006652F8"/>
    <w:rsid w:val="00665467"/>
    <w:rsid w:val="00667B61"/>
    <w:rsid w:val="00673AEC"/>
    <w:rsid w:val="00682813"/>
    <w:rsid w:val="00684D44"/>
    <w:rsid w:val="006904E5"/>
    <w:rsid w:val="00691D20"/>
    <w:rsid w:val="006966DE"/>
    <w:rsid w:val="006A4C3A"/>
    <w:rsid w:val="006A555E"/>
    <w:rsid w:val="006A633C"/>
    <w:rsid w:val="006B3C35"/>
    <w:rsid w:val="006B4297"/>
    <w:rsid w:val="006C0B72"/>
    <w:rsid w:val="006C1235"/>
    <w:rsid w:val="006E24B7"/>
    <w:rsid w:val="006E32A4"/>
    <w:rsid w:val="006E6D73"/>
    <w:rsid w:val="006E6DAE"/>
    <w:rsid w:val="0070261C"/>
    <w:rsid w:val="00705867"/>
    <w:rsid w:val="00707257"/>
    <w:rsid w:val="0071202C"/>
    <w:rsid w:val="0071441F"/>
    <w:rsid w:val="00722528"/>
    <w:rsid w:val="00724369"/>
    <w:rsid w:val="007277E5"/>
    <w:rsid w:val="00727C5E"/>
    <w:rsid w:val="0074305F"/>
    <w:rsid w:val="00756E2F"/>
    <w:rsid w:val="007600BC"/>
    <w:rsid w:val="00760727"/>
    <w:rsid w:val="00761F84"/>
    <w:rsid w:val="00766E2E"/>
    <w:rsid w:val="00777C4E"/>
    <w:rsid w:val="0078140B"/>
    <w:rsid w:val="007A09F9"/>
    <w:rsid w:val="007A2241"/>
    <w:rsid w:val="007A7825"/>
    <w:rsid w:val="007B0024"/>
    <w:rsid w:val="007B145F"/>
    <w:rsid w:val="007B14D9"/>
    <w:rsid w:val="007B2BFF"/>
    <w:rsid w:val="007B54B3"/>
    <w:rsid w:val="007D5F60"/>
    <w:rsid w:val="007E1F5D"/>
    <w:rsid w:val="007E2E15"/>
    <w:rsid w:val="007E2F60"/>
    <w:rsid w:val="007E5320"/>
    <w:rsid w:val="007E551C"/>
    <w:rsid w:val="007E564B"/>
    <w:rsid w:val="007E5B44"/>
    <w:rsid w:val="007F12E7"/>
    <w:rsid w:val="007F2600"/>
    <w:rsid w:val="007F2A9A"/>
    <w:rsid w:val="007F5552"/>
    <w:rsid w:val="0080194D"/>
    <w:rsid w:val="0081144D"/>
    <w:rsid w:val="008134B1"/>
    <w:rsid w:val="00814FFA"/>
    <w:rsid w:val="008200F2"/>
    <w:rsid w:val="00821275"/>
    <w:rsid w:val="00821A8D"/>
    <w:rsid w:val="008246CD"/>
    <w:rsid w:val="00824C76"/>
    <w:rsid w:val="0083332D"/>
    <w:rsid w:val="00835EC2"/>
    <w:rsid w:val="00840EBC"/>
    <w:rsid w:val="00842E98"/>
    <w:rsid w:val="00851F46"/>
    <w:rsid w:val="00856726"/>
    <w:rsid w:val="00860E00"/>
    <w:rsid w:val="00862F98"/>
    <w:rsid w:val="00863C69"/>
    <w:rsid w:val="00863D14"/>
    <w:rsid w:val="008745CA"/>
    <w:rsid w:val="00874AA8"/>
    <w:rsid w:val="00882555"/>
    <w:rsid w:val="00894C34"/>
    <w:rsid w:val="00894EF6"/>
    <w:rsid w:val="008A2A9E"/>
    <w:rsid w:val="008A639B"/>
    <w:rsid w:val="008A79DC"/>
    <w:rsid w:val="008B3F46"/>
    <w:rsid w:val="008B5B87"/>
    <w:rsid w:val="008D6BA8"/>
    <w:rsid w:val="008E5BFC"/>
    <w:rsid w:val="008F3264"/>
    <w:rsid w:val="00901074"/>
    <w:rsid w:val="00904D8D"/>
    <w:rsid w:val="00911254"/>
    <w:rsid w:val="009169A5"/>
    <w:rsid w:val="009247C1"/>
    <w:rsid w:val="00930EDF"/>
    <w:rsid w:val="009346E3"/>
    <w:rsid w:val="00935BED"/>
    <w:rsid w:val="00941588"/>
    <w:rsid w:val="00941610"/>
    <w:rsid w:val="00945C82"/>
    <w:rsid w:val="0095366D"/>
    <w:rsid w:val="009547BA"/>
    <w:rsid w:val="00955AA8"/>
    <w:rsid w:val="00955AEC"/>
    <w:rsid w:val="0096631B"/>
    <w:rsid w:val="00967207"/>
    <w:rsid w:val="009714E3"/>
    <w:rsid w:val="009772D8"/>
    <w:rsid w:val="00980ECC"/>
    <w:rsid w:val="009834F1"/>
    <w:rsid w:val="0098793C"/>
    <w:rsid w:val="00991467"/>
    <w:rsid w:val="009914ED"/>
    <w:rsid w:val="009930B8"/>
    <w:rsid w:val="009A4B07"/>
    <w:rsid w:val="009A4ED1"/>
    <w:rsid w:val="009B2005"/>
    <w:rsid w:val="009B52FE"/>
    <w:rsid w:val="009C477B"/>
    <w:rsid w:val="009E5602"/>
    <w:rsid w:val="00A0526C"/>
    <w:rsid w:val="00A05774"/>
    <w:rsid w:val="00A05BAA"/>
    <w:rsid w:val="00A05C72"/>
    <w:rsid w:val="00A17503"/>
    <w:rsid w:val="00A212A2"/>
    <w:rsid w:val="00A30901"/>
    <w:rsid w:val="00A33C14"/>
    <w:rsid w:val="00A35D73"/>
    <w:rsid w:val="00A453C7"/>
    <w:rsid w:val="00A453FD"/>
    <w:rsid w:val="00A463B4"/>
    <w:rsid w:val="00A5066D"/>
    <w:rsid w:val="00A531D9"/>
    <w:rsid w:val="00A604C6"/>
    <w:rsid w:val="00A65D30"/>
    <w:rsid w:val="00A762E8"/>
    <w:rsid w:val="00A77A11"/>
    <w:rsid w:val="00A9490F"/>
    <w:rsid w:val="00A94D44"/>
    <w:rsid w:val="00A960AD"/>
    <w:rsid w:val="00A967BD"/>
    <w:rsid w:val="00AA0B63"/>
    <w:rsid w:val="00AA0CD3"/>
    <w:rsid w:val="00AA143D"/>
    <w:rsid w:val="00AA57B2"/>
    <w:rsid w:val="00AB1D1E"/>
    <w:rsid w:val="00AB430D"/>
    <w:rsid w:val="00AB4BD3"/>
    <w:rsid w:val="00AB4BFC"/>
    <w:rsid w:val="00AC76A9"/>
    <w:rsid w:val="00AC7D20"/>
    <w:rsid w:val="00AD0EA4"/>
    <w:rsid w:val="00AE0F53"/>
    <w:rsid w:val="00AE57F2"/>
    <w:rsid w:val="00AF2A60"/>
    <w:rsid w:val="00AF3D19"/>
    <w:rsid w:val="00AF5837"/>
    <w:rsid w:val="00AF7B8E"/>
    <w:rsid w:val="00B05082"/>
    <w:rsid w:val="00B10734"/>
    <w:rsid w:val="00B111E8"/>
    <w:rsid w:val="00B13F38"/>
    <w:rsid w:val="00B17267"/>
    <w:rsid w:val="00B174A9"/>
    <w:rsid w:val="00B21A97"/>
    <w:rsid w:val="00B23C9C"/>
    <w:rsid w:val="00B24562"/>
    <w:rsid w:val="00B27F50"/>
    <w:rsid w:val="00B30E67"/>
    <w:rsid w:val="00B3138D"/>
    <w:rsid w:val="00B31969"/>
    <w:rsid w:val="00B3434D"/>
    <w:rsid w:val="00B36DE0"/>
    <w:rsid w:val="00B500B9"/>
    <w:rsid w:val="00B5051F"/>
    <w:rsid w:val="00B54E81"/>
    <w:rsid w:val="00B563D5"/>
    <w:rsid w:val="00B6080E"/>
    <w:rsid w:val="00B718EA"/>
    <w:rsid w:val="00B73B5E"/>
    <w:rsid w:val="00B73E39"/>
    <w:rsid w:val="00B74130"/>
    <w:rsid w:val="00B7577A"/>
    <w:rsid w:val="00B75B31"/>
    <w:rsid w:val="00B760DA"/>
    <w:rsid w:val="00B768C9"/>
    <w:rsid w:val="00B81045"/>
    <w:rsid w:val="00B82D24"/>
    <w:rsid w:val="00B83F3C"/>
    <w:rsid w:val="00B84159"/>
    <w:rsid w:val="00B86B7C"/>
    <w:rsid w:val="00B9199C"/>
    <w:rsid w:val="00B979D8"/>
    <w:rsid w:val="00BA212D"/>
    <w:rsid w:val="00BB7C32"/>
    <w:rsid w:val="00BE0366"/>
    <w:rsid w:val="00BE26FA"/>
    <w:rsid w:val="00BE3159"/>
    <w:rsid w:val="00BE4091"/>
    <w:rsid w:val="00BE50DF"/>
    <w:rsid w:val="00BF4D1B"/>
    <w:rsid w:val="00BF5924"/>
    <w:rsid w:val="00C038DA"/>
    <w:rsid w:val="00C06D83"/>
    <w:rsid w:val="00C139A3"/>
    <w:rsid w:val="00C1577B"/>
    <w:rsid w:val="00C15886"/>
    <w:rsid w:val="00C173AF"/>
    <w:rsid w:val="00C2118C"/>
    <w:rsid w:val="00C21AAA"/>
    <w:rsid w:val="00C27F9D"/>
    <w:rsid w:val="00C31080"/>
    <w:rsid w:val="00C34DC1"/>
    <w:rsid w:val="00C35B1F"/>
    <w:rsid w:val="00C40E05"/>
    <w:rsid w:val="00C41A23"/>
    <w:rsid w:val="00C42BD6"/>
    <w:rsid w:val="00C43D99"/>
    <w:rsid w:val="00C47261"/>
    <w:rsid w:val="00C54CAA"/>
    <w:rsid w:val="00C55910"/>
    <w:rsid w:val="00C55A8F"/>
    <w:rsid w:val="00C60320"/>
    <w:rsid w:val="00C61F5B"/>
    <w:rsid w:val="00C6559A"/>
    <w:rsid w:val="00C65C41"/>
    <w:rsid w:val="00C676AC"/>
    <w:rsid w:val="00C718E1"/>
    <w:rsid w:val="00C73DF9"/>
    <w:rsid w:val="00C81DFE"/>
    <w:rsid w:val="00C843B8"/>
    <w:rsid w:val="00C93E8B"/>
    <w:rsid w:val="00C941A3"/>
    <w:rsid w:val="00C97D6B"/>
    <w:rsid w:val="00CA47DB"/>
    <w:rsid w:val="00CA4C0C"/>
    <w:rsid w:val="00CB330B"/>
    <w:rsid w:val="00CB3B46"/>
    <w:rsid w:val="00CB6019"/>
    <w:rsid w:val="00CD06A2"/>
    <w:rsid w:val="00CD0D3E"/>
    <w:rsid w:val="00CD1BC1"/>
    <w:rsid w:val="00CD5689"/>
    <w:rsid w:val="00CE2D74"/>
    <w:rsid w:val="00CE6179"/>
    <w:rsid w:val="00CE743C"/>
    <w:rsid w:val="00CF45C1"/>
    <w:rsid w:val="00D02F55"/>
    <w:rsid w:val="00D03D64"/>
    <w:rsid w:val="00D05257"/>
    <w:rsid w:val="00D12359"/>
    <w:rsid w:val="00D14FAA"/>
    <w:rsid w:val="00D167B5"/>
    <w:rsid w:val="00D16EC4"/>
    <w:rsid w:val="00D23632"/>
    <w:rsid w:val="00D37B2D"/>
    <w:rsid w:val="00D442AB"/>
    <w:rsid w:val="00D47865"/>
    <w:rsid w:val="00D47A38"/>
    <w:rsid w:val="00D552B6"/>
    <w:rsid w:val="00D61FA2"/>
    <w:rsid w:val="00D62D72"/>
    <w:rsid w:val="00D677C4"/>
    <w:rsid w:val="00D75C32"/>
    <w:rsid w:val="00D82381"/>
    <w:rsid w:val="00D869E6"/>
    <w:rsid w:val="00D91668"/>
    <w:rsid w:val="00D91AEB"/>
    <w:rsid w:val="00D93E59"/>
    <w:rsid w:val="00D94117"/>
    <w:rsid w:val="00D95493"/>
    <w:rsid w:val="00DA780C"/>
    <w:rsid w:val="00DB7CDB"/>
    <w:rsid w:val="00DC4CC6"/>
    <w:rsid w:val="00DD28FD"/>
    <w:rsid w:val="00DD3E66"/>
    <w:rsid w:val="00DD4ACC"/>
    <w:rsid w:val="00DD7B5A"/>
    <w:rsid w:val="00DE025C"/>
    <w:rsid w:val="00DE2300"/>
    <w:rsid w:val="00DE4DF0"/>
    <w:rsid w:val="00DE570F"/>
    <w:rsid w:val="00DF3AD3"/>
    <w:rsid w:val="00DF482F"/>
    <w:rsid w:val="00DF706F"/>
    <w:rsid w:val="00E03EAD"/>
    <w:rsid w:val="00E0745D"/>
    <w:rsid w:val="00E10633"/>
    <w:rsid w:val="00E11297"/>
    <w:rsid w:val="00E113AD"/>
    <w:rsid w:val="00E162CE"/>
    <w:rsid w:val="00E174F0"/>
    <w:rsid w:val="00E22632"/>
    <w:rsid w:val="00E2620C"/>
    <w:rsid w:val="00E26BA7"/>
    <w:rsid w:val="00E27091"/>
    <w:rsid w:val="00E3352D"/>
    <w:rsid w:val="00E34206"/>
    <w:rsid w:val="00E357AB"/>
    <w:rsid w:val="00E4148C"/>
    <w:rsid w:val="00E43320"/>
    <w:rsid w:val="00E43737"/>
    <w:rsid w:val="00E46557"/>
    <w:rsid w:val="00E468A3"/>
    <w:rsid w:val="00E46CBE"/>
    <w:rsid w:val="00E50997"/>
    <w:rsid w:val="00E52262"/>
    <w:rsid w:val="00E55AB3"/>
    <w:rsid w:val="00E55B92"/>
    <w:rsid w:val="00E56C74"/>
    <w:rsid w:val="00E71538"/>
    <w:rsid w:val="00E71C88"/>
    <w:rsid w:val="00E76F7D"/>
    <w:rsid w:val="00E7721E"/>
    <w:rsid w:val="00E82FFF"/>
    <w:rsid w:val="00E864B5"/>
    <w:rsid w:val="00E87C05"/>
    <w:rsid w:val="00E9041D"/>
    <w:rsid w:val="00E9269F"/>
    <w:rsid w:val="00E92714"/>
    <w:rsid w:val="00E94708"/>
    <w:rsid w:val="00EC21A8"/>
    <w:rsid w:val="00EC76B8"/>
    <w:rsid w:val="00ED4E41"/>
    <w:rsid w:val="00ED66AA"/>
    <w:rsid w:val="00EE4D9A"/>
    <w:rsid w:val="00EE6B23"/>
    <w:rsid w:val="00F151EB"/>
    <w:rsid w:val="00F20C0E"/>
    <w:rsid w:val="00F25A13"/>
    <w:rsid w:val="00F30AAB"/>
    <w:rsid w:val="00F32C64"/>
    <w:rsid w:val="00F360AE"/>
    <w:rsid w:val="00F4064D"/>
    <w:rsid w:val="00F459BF"/>
    <w:rsid w:val="00F46821"/>
    <w:rsid w:val="00F5384F"/>
    <w:rsid w:val="00F7043C"/>
    <w:rsid w:val="00F77744"/>
    <w:rsid w:val="00F81389"/>
    <w:rsid w:val="00F8326C"/>
    <w:rsid w:val="00F878E6"/>
    <w:rsid w:val="00F91BDF"/>
    <w:rsid w:val="00F954FC"/>
    <w:rsid w:val="00FA1A62"/>
    <w:rsid w:val="00FB29A3"/>
    <w:rsid w:val="00FB5A5B"/>
    <w:rsid w:val="00FB5A9E"/>
    <w:rsid w:val="00FC14C8"/>
    <w:rsid w:val="00FD7F67"/>
    <w:rsid w:val="00FE6669"/>
    <w:rsid w:val="00FF2DAA"/>
    <w:rsid w:val="00FF58AE"/>
    <w:rsid w:val="00FF5BA9"/>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59320F9"/>
  <w15:docId w15:val="{346F0C59-0A90-440E-8445-70841C23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415"/>
    <w:pPr>
      <w:spacing w:after="200" w:line="276" w:lineRule="auto"/>
    </w:pPr>
    <w:rPr>
      <w:rFonts w:ascii="Calibri" w:eastAsia="Calibri" w:hAnsi="Calibri" w:cs="Times New Roman"/>
      <w:lang w:val="es-ES"/>
    </w:rPr>
  </w:style>
  <w:style w:type="paragraph" w:styleId="Heading1">
    <w:name w:val="heading 1"/>
    <w:basedOn w:val="Normal"/>
    <w:next w:val="Normal"/>
    <w:link w:val="Heading1Char"/>
    <w:uiPriority w:val="9"/>
    <w:qFormat/>
    <w:rsid w:val="00430F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F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F53"/>
    <w:rPr>
      <w:rFonts w:ascii="Calibri" w:eastAsia="Calibri" w:hAnsi="Calibri" w:cs="Times New Roman"/>
      <w:lang w:val="es-ES"/>
    </w:rPr>
  </w:style>
  <w:style w:type="paragraph" w:styleId="Footer">
    <w:name w:val="footer"/>
    <w:basedOn w:val="Normal"/>
    <w:link w:val="FooterChar"/>
    <w:uiPriority w:val="99"/>
    <w:unhideWhenUsed/>
    <w:rsid w:val="00AE0F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F53"/>
    <w:rPr>
      <w:rFonts w:ascii="Calibri" w:eastAsia="Calibri" w:hAnsi="Calibri" w:cs="Times New Roman"/>
      <w:lang w:val="es-ES"/>
    </w:rPr>
  </w:style>
  <w:style w:type="character" w:styleId="Hyperlink">
    <w:name w:val="Hyperlink"/>
    <w:basedOn w:val="DefaultParagraphFont"/>
    <w:uiPriority w:val="99"/>
    <w:unhideWhenUsed/>
    <w:rsid w:val="00430F7C"/>
    <w:rPr>
      <w:color w:val="0563C1" w:themeColor="hyperlink"/>
      <w:u w:val="single"/>
    </w:rPr>
  </w:style>
  <w:style w:type="paragraph" w:styleId="TOC1">
    <w:name w:val="toc 1"/>
    <w:basedOn w:val="Normal"/>
    <w:next w:val="Normal"/>
    <w:autoRedefine/>
    <w:uiPriority w:val="39"/>
    <w:semiHidden/>
    <w:unhideWhenUsed/>
    <w:rsid w:val="00430F7C"/>
    <w:pPr>
      <w:spacing w:after="100"/>
    </w:pPr>
  </w:style>
  <w:style w:type="paragraph" w:styleId="TOC2">
    <w:name w:val="toc 2"/>
    <w:basedOn w:val="Normal"/>
    <w:next w:val="Normal"/>
    <w:autoRedefine/>
    <w:uiPriority w:val="39"/>
    <w:semiHidden/>
    <w:unhideWhenUsed/>
    <w:rsid w:val="00430F7C"/>
    <w:pPr>
      <w:spacing w:after="100"/>
      <w:ind w:left="220"/>
    </w:pPr>
  </w:style>
  <w:style w:type="character" w:customStyle="1" w:styleId="Heading1Char">
    <w:name w:val="Heading 1 Char"/>
    <w:basedOn w:val="DefaultParagraphFont"/>
    <w:link w:val="Heading1"/>
    <w:uiPriority w:val="9"/>
    <w:rsid w:val="00430F7C"/>
    <w:rPr>
      <w:rFonts w:asciiTheme="majorHAnsi" w:eastAsiaTheme="majorEastAsia" w:hAnsiTheme="majorHAnsi" w:cstheme="majorBidi"/>
      <w:color w:val="2F5496" w:themeColor="accent1" w:themeShade="BF"/>
      <w:sz w:val="32"/>
      <w:szCs w:val="32"/>
      <w:lang w:val="es-ES"/>
    </w:rPr>
  </w:style>
  <w:style w:type="paragraph" w:styleId="TOCHeading">
    <w:name w:val="TOC Heading"/>
    <w:basedOn w:val="Heading1"/>
    <w:next w:val="Normal"/>
    <w:uiPriority w:val="39"/>
    <w:semiHidden/>
    <w:unhideWhenUsed/>
    <w:qFormat/>
    <w:rsid w:val="00430F7C"/>
    <w:pPr>
      <w:spacing w:before="480"/>
      <w:outlineLvl w:val="9"/>
    </w:pPr>
    <w:rPr>
      <w:b/>
      <w:bCs/>
      <w:sz w:val="28"/>
      <w:szCs w:val="28"/>
      <w:lang w:eastAsia="es-ES"/>
    </w:rPr>
  </w:style>
  <w:style w:type="paragraph" w:styleId="ListParagraph">
    <w:name w:val="List Paragraph"/>
    <w:basedOn w:val="Normal"/>
    <w:uiPriority w:val="1"/>
    <w:qFormat/>
    <w:rsid w:val="00430F7C"/>
    <w:pPr>
      <w:ind w:left="720"/>
      <w:contextualSpacing/>
    </w:pPr>
  </w:style>
  <w:style w:type="character" w:styleId="Emphasis">
    <w:name w:val="Emphasis"/>
    <w:basedOn w:val="DefaultParagraphFont"/>
    <w:qFormat/>
    <w:rsid w:val="00E864B5"/>
    <w:rPr>
      <w:i/>
      <w:iCs/>
    </w:rPr>
  </w:style>
  <w:style w:type="table" w:styleId="TableGrid">
    <w:name w:val="Table Grid"/>
    <w:basedOn w:val="TableNormal"/>
    <w:rsid w:val="00E26BA7"/>
    <w:pPr>
      <w:spacing w:after="0" w:line="240" w:lineRule="auto"/>
    </w:pPr>
    <w:rPr>
      <w:rFonts w:ascii="Times New Roman" w:eastAsia="Times New Roman" w:hAnsi="Times New Roman" w:cs="Times New Roman"/>
      <w:sz w:val="20"/>
      <w:szCs w:val="20"/>
      <w:lang w:val="es-VE" w:eastAsia="es-V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63C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C69"/>
    <w:rPr>
      <w:rFonts w:ascii="Tahoma" w:eastAsia="Calibri" w:hAnsi="Tahoma" w:cs="Tahoma"/>
      <w:sz w:val="16"/>
      <w:szCs w:val="16"/>
      <w:lang w:val="es-ES"/>
    </w:rPr>
  </w:style>
  <w:style w:type="paragraph" w:styleId="BodyText">
    <w:name w:val="Body Text"/>
    <w:basedOn w:val="Normal"/>
    <w:link w:val="BodyTextChar"/>
    <w:uiPriority w:val="1"/>
    <w:qFormat/>
    <w:rsid w:val="000C489D"/>
    <w:pPr>
      <w:widowControl w:val="0"/>
      <w:autoSpaceDE w:val="0"/>
      <w:autoSpaceDN w:val="0"/>
      <w:spacing w:after="0" w:line="240" w:lineRule="auto"/>
    </w:pPr>
    <w:rPr>
      <w:rFonts w:ascii="Arial" w:eastAsia="Arial" w:hAnsi="Arial" w:cs="Arial"/>
      <w:sz w:val="24"/>
      <w:szCs w:val="24"/>
      <w:lang w:eastAsia="es-ES" w:bidi="es-ES"/>
    </w:rPr>
  </w:style>
  <w:style w:type="character" w:customStyle="1" w:styleId="BodyTextChar">
    <w:name w:val="Body Text Char"/>
    <w:basedOn w:val="DefaultParagraphFont"/>
    <w:link w:val="BodyText"/>
    <w:uiPriority w:val="1"/>
    <w:rsid w:val="000C489D"/>
    <w:rPr>
      <w:rFonts w:ascii="Arial" w:eastAsia="Arial" w:hAnsi="Arial" w:cs="Arial"/>
      <w:sz w:val="24"/>
      <w:szCs w:val="24"/>
      <w:lang w:val="es-ES" w:eastAsia="es-ES" w:bidi="es-ES"/>
    </w:rPr>
  </w:style>
  <w:style w:type="paragraph" w:customStyle="1" w:styleId="Prrafodelista1">
    <w:name w:val="Párrafo de lista1"/>
    <w:basedOn w:val="Normal"/>
    <w:uiPriority w:val="34"/>
    <w:qFormat/>
    <w:rsid w:val="00396BF1"/>
    <w:pPr>
      <w:spacing w:after="240" w:line="360" w:lineRule="auto"/>
      <w:ind w:left="720" w:firstLine="284"/>
      <w:contextualSpacing/>
      <w:jc w:val="both"/>
    </w:pPr>
  </w:style>
  <w:style w:type="paragraph" w:customStyle="1" w:styleId="Default">
    <w:name w:val="Default"/>
    <w:qFormat/>
    <w:rsid w:val="00E71C88"/>
    <w:pPr>
      <w:spacing w:after="0" w:line="240" w:lineRule="auto"/>
    </w:pPr>
    <w:rPr>
      <w:rFonts w:ascii="Calibri;Arial" w:eastAsia="Times New Roman" w:hAnsi="Calibri;Arial" w:cs="Calibri;Arial"/>
      <w:color w:val="000000"/>
      <w:sz w:val="24"/>
      <w:szCs w:val="24"/>
      <w:lang w:val="es-ES"/>
    </w:rPr>
  </w:style>
  <w:style w:type="character" w:styleId="CommentReference">
    <w:name w:val="annotation reference"/>
    <w:basedOn w:val="DefaultParagraphFont"/>
    <w:uiPriority w:val="99"/>
    <w:semiHidden/>
    <w:unhideWhenUsed/>
    <w:rsid w:val="00C55A8F"/>
    <w:rPr>
      <w:sz w:val="16"/>
      <w:szCs w:val="16"/>
    </w:rPr>
  </w:style>
  <w:style w:type="paragraph" w:styleId="CommentText">
    <w:name w:val="annotation text"/>
    <w:basedOn w:val="Normal"/>
    <w:link w:val="CommentTextChar"/>
    <w:uiPriority w:val="99"/>
    <w:semiHidden/>
    <w:unhideWhenUsed/>
    <w:rsid w:val="00C55A8F"/>
    <w:pPr>
      <w:spacing w:line="240" w:lineRule="auto"/>
    </w:pPr>
    <w:rPr>
      <w:sz w:val="20"/>
      <w:szCs w:val="20"/>
    </w:rPr>
  </w:style>
  <w:style w:type="character" w:customStyle="1" w:styleId="CommentTextChar">
    <w:name w:val="Comment Text Char"/>
    <w:basedOn w:val="DefaultParagraphFont"/>
    <w:link w:val="CommentText"/>
    <w:uiPriority w:val="99"/>
    <w:semiHidden/>
    <w:rsid w:val="00C55A8F"/>
    <w:rPr>
      <w:rFonts w:ascii="Calibri" w:eastAsia="Calibri" w:hAnsi="Calibri"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C55A8F"/>
    <w:rPr>
      <w:b/>
      <w:bCs/>
    </w:rPr>
  </w:style>
  <w:style w:type="character" w:customStyle="1" w:styleId="CommentSubjectChar">
    <w:name w:val="Comment Subject Char"/>
    <w:basedOn w:val="CommentTextChar"/>
    <w:link w:val="CommentSubject"/>
    <w:uiPriority w:val="99"/>
    <w:semiHidden/>
    <w:rsid w:val="00C55A8F"/>
    <w:rPr>
      <w:rFonts w:ascii="Calibri" w:eastAsia="Calibri" w:hAnsi="Calibri" w:cs="Times New Roman"/>
      <w:b/>
      <w:bCs/>
      <w:sz w:val="20"/>
      <w:szCs w:val="20"/>
      <w:lang w:val="es-ES"/>
    </w:rPr>
  </w:style>
  <w:style w:type="paragraph" w:styleId="Revision">
    <w:name w:val="Revision"/>
    <w:hidden/>
    <w:uiPriority w:val="99"/>
    <w:semiHidden/>
    <w:rsid w:val="00C97D6B"/>
    <w:pPr>
      <w:spacing w:after="0" w:line="240" w:lineRule="auto"/>
    </w:pPr>
    <w:rPr>
      <w:rFonts w:ascii="Calibri" w:eastAsia="Calibri" w:hAnsi="Calibri" w:cs="Times New Roman"/>
      <w:lang w:val="es-ES"/>
    </w:rPr>
  </w:style>
  <w:style w:type="paragraph" w:customStyle="1" w:styleId="Prrafodelista2">
    <w:name w:val="Párrafo de lista2"/>
    <w:basedOn w:val="Normal"/>
    <w:uiPriority w:val="34"/>
    <w:qFormat/>
    <w:rsid w:val="00B6080E"/>
    <w:pPr>
      <w:spacing w:after="0" w:line="240" w:lineRule="auto"/>
      <w:ind w:left="720"/>
      <w:contextualSpacing/>
    </w:pPr>
    <w:rPr>
      <w:rFonts w:ascii="Arial" w:eastAsia="Times New Roman" w:hAnsi="Arial"/>
      <w:szCs w:val="24"/>
    </w:rPr>
  </w:style>
  <w:style w:type="paragraph" w:styleId="NormalWeb">
    <w:name w:val="Normal (Web)"/>
    <w:basedOn w:val="Normal"/>
    <w:uiPriority w:val="99"/>
    <w:unhideWhenUsed/>
    <w:rsid w:val="005E5C45"/>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sid w:val="001425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53995">
      <w:bodyDiv w:val="1"/>
      <w:marLeft w:val="0"/>
      <w:marRight w:val="0"/>
      <w:marTop w:val="0"/>
      <w:marBottom w:val="0"/>
      <w:divBdr>
        <w:top w:val="none" w:sz="0" w:space="0" w:color="auto"/>
        <w:left w:val="none" w:sz="0" w:space="0" w:color="auto"/>
        <w:bottom w:val="none" w:sz="0" w:space="0" w:color="auto"/>
        <w:right w:val="none" w:sz="0" w:space="0" w:color="auto"/>
      </w:divBdr>
    </w:div>
    <w:div w:id="56050870">
      <w:bodyDiv w:val="1"/>
      <w:marLeft w:val="0"/>
      <w:marRight w:val="0"/>
      <w:marTop w:val="0"/>
      <w:marBottom w:val="0"/>
      <w:divBdr>
        <w:top w:val="none" w:sz="0" w:space="0" w:color="auto"/>
        <w:left w:val="none" w:sz="0" w:space="0" w:color="auto"/>
        <w:bottom w:val="none" w:sz="0" w:space="0" w:color="auto"/>
        <w:right w:val="none" w:sz="0" w:space="0" w:color="auto"/>
      </w:divBdr>
    </w:div>
    <w:div w:id="278756856">
      <w:bodyDiv w:val="1"/>
      <w:marLeft w:val="0"/>
      <w:marRight w:val="0"/>
      <w:marTop w:val="0"/>
      <w:marBottom w:val="0"/>
      <w:divBdr>
        <w:top w:val="none" w:sz="0" w:space="0" w:color="auto"/>
        <w:left w:val="none" w:sz="0" w:space="0" w:color="auto"/>
        <w:bottom w:val="none" w:sz="0" w:space="0" w:color="auto"/>
        <w:right w:val="none" w:sz="0" w:space="0" w:color="auto"/>
      </w:divBdr>
    </w:div>
    <w:div w:id="490023626">
      <w:bodyDiv w:val="1"/>
      <w:marLeft w:val="0"/>
      <w:marRight w:val="0"/>
      <w:marTop w:val="0"/>
      <w:marBottom w:val="0"/>
      <w:divBdr>
        <w:top w:val="none" w:sz="0" w:space="0" w:color="auto"/>
        <w:left w:val="none" w:sz="0" w:space="0" w:color="auto"/>
        <w:bottom w:val="none" w:sz="0" w:space="0" w:color="auto"/>
        <w:right w:val="none" w:sz="0" w:space="0" w:color="auto"/>
      </w:divBdr>
    </w:div>
    <w:div w:id="524057055">
      <w:bodyDiv w:val="1"/>
      <w:marLeft w:val="0"/>
      <w:marRight w:val="0"/>
      <w:marTop w:val="0"/>
      <w:marBottom w:val="0"/>
      <w:divBdr>
        <w:top w:val="none" w:sz="0" w:space="0" w:color="auto"/>
        <w:left w:val="none" w:sz="0" w:space="0" w:color="auto"/>
        <w:bottom w:val="none" w:sz="0" w:space="0" w:color="auto"/>
        <w:right w:val="none" w:sz="0" w:space="0" w:color="auto"/>
      </w:divBdr>
    </w:div>
    <w:div w:id="531655153">
      <w:bodyDiv w:val="1"/>
      <w:marLeft w:val="0"/>
      <w:marRight w:val="0"/>
      <w:marTop w:val="0"/>
      <w:marBottom w:val="0"/>
      <w:divBdr>
        <w:top w:val="none" w:sz="0" w:space="0" w:color="auto"/>
        <w:left w:val="none" w:sz="0" w:space="0" w:color="auto"/>
        <w:bottom w:val="none" w:sz="0" w:space="0" w:color="auto"/>
        <w:right w:val="none" w:sz="0" w:space="0" w:color="auto"/>
      </w:divBdr>
    </w:div>
    <w:div w:id="533690568">
      <w:bodyDiv w:val="1"/>
      <w:marLeft w:val="0"/>
      <w:marRight w:val="0"/>
      <w:marTop w:val="0"/>
      <w:marBottom w:val="0"/>
      <w:divBdr>
        <w:top w:val="none" w:sz="0" w:space="0" w:color="auto"/>
        <w:left w:val="none" w:sz="0" w:space="0" w:color="auto"/>
        <w:bottom w:val="none" w:sz="0" w:space="0" w:color="auto"/>
        <w:right w:val="none" w:sz="0" w:space="0" w:color="auto"/>
      </w:divBdr>
    </w:div>
    <w:div w:id="569073714">
      <w:bodyDiv w:val="1"/>
      <w:marLeft w:val="0"/>
      <w:marRight w:val="0"/>
      <w:marTop w:val="0"/>
      <w:marBottom w:val="0"/>
      <w:divBdr>
        <w:top w:val="none" w:sz="0" w:space="0" w:color="auto"/>
        <w:left w:val="none" w:sz="0" w:space="0" w:color="auto"/>
        <w:bottom w:val="none" w:sz="0" w:space="0" w:color="auto"/>
        <w:right w:val="none" w:sz="0" w:space="0" w:color="auto"/>
      </w:divBdr>
    </w:div>
    <w:div w:id="602688084">
      <w:bodyDiv w:val="1"/>
      <w:marLeft w:val="0"/>
      <w:marRight w:val="0"/>
      <w:marTop w:val="0"/>
      <w:marBottom w:val="0"/>
      <w:divBdr>
        <w:top w:val="none" w:sz="0" w:space="0" w:color="auto"/>
        <w:left w:val="none" w:sz="0" w:space="0" w:color="auto"/>
        <w:bottom w:val="none" w:sz="0" w:space="0" w:color="auto"/>
        <w:right w:val="none" w:sz="0" w:space="0" w:color="auto"/>
      </w:divBdr>
    </w:div>
    <w:div w:id="847136909">
      <w:bodyDiv w:val="1"/>
      <w:marLeft w:val="0"/>
      <w:marRight w:val="0"/>
      <w:marTop w:val="0"/>
      <w:marBottom w:val="0"/>
      <w:divBdr>
        <w:top w:val="none" w:sz="0" w:space="0" w:color="auto"/>
        <w:left w:val="none" w:sz="0" w:space="0" w:color="auto"/>
        <w:bottom w:val="none" w:sz="0" w:space="0" w:color="auto"/>
        <w:right w:val="none" w:sz="0" w:space="0" w:color="auto"/>
      </w:divBdr>
    </w:div>
    <w:div w:id="865143031">
      <w:bodyDiv w:val="1"/>
      <w:marLeft w:val="0"/>
      <w:marRight w:val="0"/>
      <w:marTop w:val="0"/>
      <w:marBottom w:val="0"/>
      <w:divBdr>
        <w:top w:val="none" w:sz="0" w:space="0" w:color="auto"/>
        <w:left w:val="none" w:sz="0" w:space="0" w:color="auto"/>
        <w:bottom w:val="none" w:sz="0" w:space="0" w:color="auto"/>
        <w:right w:val="none" w:sz="0" w:space="0" w:color="auto"/>
      </w:divBdr>
    </w:div>
    <w:div w:id="890534789">
      <w:bodyDiv w:val="1"/>
      <w:marLeft w:val="0"/>
      <w:marRight w:val="0"/>
      <w:marTop w:val="0"/>
      <w:marBottom w:val="0"/>
      <w:divBdr>
        <w:top w:val="none" w:sz="0" w:space="0" w:color="auto"/>
        <w:left w:val="none" w:sz="0" w:space="0" w:color="auto"/>
        <w:bottom w:val="none" w:sz="0" w:space="0" w:color="auto"/>
        <w:right w:val="none" w:sz="0" w:space="0" w:color="auto"/>
      </w:divBdr>
    </w:div>
    <w:div w:id="1030493784">
      <w:bodyDiv w:val="1"/>
      <w:marLeft w:val="0"/>
      <w:marRight w:val="0"/>
      <w:marTop w:val="0"/>
      <w:marBottom w:val="0"/>
      <w:divBdr>
        <w:top w:val="none" w:sz="0" w:space="0" w:color="auto"/>
        <w:left w:val="none" w:sz="0" w:space="0" w:color="auto"/>
        <w:bottom w:val="none" w:sz="0" w:space="0" w:color="auto"/>
        <w:right w:val="none" w:sz="0" w:space="0" w:color="auto"/>
      </w:divBdr>
    </w:div>
    <w:div w:id="1288316578">
      <w:bodyDiv w:val="1"/>
      <w:marLeft w:val="0"/>
      <w:marRight w:val="0"/>
      <w:marTop w:val="0"/>
      <w:marBottom w:val="0"/>
      <w:divBdr>
        <w:top w:val="none" w:sz="0" w:space="0" w:color="auto"/>
        <w:left w:val="none" w:sz="0" w:space="0" w:color="auto"/>
        <w:bottom w:val="none" w:sz="0" w:space="0" w:color="auto"/>
        <w:right w:val="none" w:sz="0" w:space="0" w:color="auto"/>
      </w:divBdr>
    </w:div>
    <w:div w:id="1314679302">
      <w:bodyDiv w:val="1"/>
      <w:marLeft w:val="0"/>
      <w:marRight w:val="0"/>
      <w:marTop w:val="0"/>
      <w:marBottom w:val="0"/>
      <w:divBdr>
        <w:top w:val="none" w:sz="0" w:space="0" w:color="auto"/>
        <w:left w:val="none" w:sz="0" w:space="0" w:color="auto"/>
        <w:bottom w:val="none" w:sz="0" w:space="0" w:color="auto"/>
        <w:right w:val="none" w:sz="0" w:space="0" w:color="auto"/>
      </w:divBdr>
    </w:div>
    <w:div w:id="1427000861">
      <w:bodyDiv w:val="1"/>
      <w:marLeft w:val="0"/>
      <w:marRight w:val="0"/>
      <w:marTop w:val="0"/>
      <w:marBottom w:val="0"/>
      <w:divBdr>
        <w:top w:val="none" w:sz="0" w:space="0" w:color="auto"/>
        <w:left w:val="none" w:sz="0" w:space="0" w:color="auto"/>
        <w:bottom w:val="none" w:sz="0" w:space="0" w:color="auto"/>
        <w:right w:val="none" w:sz="0" w:space="0" w:color="auto"/>
      </w:divBdr>
    </w:div>
    <w:div w:id="1439907608">
      <w:bodyDiv w:val="1"/>
      <w:marLeft w:val="0"/>
      <w:marRight w:val="0"/>
      <w:marTop w:val="0"/>
      <w:marBottom w:val="0"/>
      <w:divBdr>
        <w:top w:val="none" w:sz="0" w:space="0" w:color="auto"/>
        <w:left w:val="none" w:sz="0" w:space="0" w:color="auto"/>
        <w:bottom w:val="none" w:sz="0" w:space="0" w:color="auto"/>
        <w:right w:val="none" w:sz="0" w:space="0" w:color="auto"/>
      </w:divBdr>
    </w:div>
    <w:div w:id="1579904484">
      <w:bodyDiv w:val="1"/>
      <w:marLeft w:val="0"/>
      <w:marRight w:val="0"/>
      <w:marTop w:val="0"/>
      <w:marBottom w:val="0"/>
      <w:divBdr>
        <w:top w:val="none" w:sz="0" w:space="0" w:color="auto"/>
        <w:left w:val="none" w:sz="0" w:space="0" w:color="auto"/>
        <w:bottom w:val="none" w:sz="0" w:space="0" w:color="auto"/>
        <w:right w:val="none" w:sz="0" w:space="0" w:color="auto"/>
      </w:divBdr>
    </w:div>
    <w:div w:id="1704359201">
      <w:bodyDiv w:val="1"/>
      <w:marLeft w:val="0"/>
      <w:marRight w:val="0"/>
      <w:marTop w:val="0"/>
      <w:marBottom w:val="0"/>
      <w:divBdr>
        <w:top w:val="none" w:sz="0" w:space="0" w:color="auto"/>
        <w:left w:val="none" w:sz="0" w:space="0" w:color="auto"/>
        <w:bottom w:val="none" w:sz="0" w:space="0" w:color="auto"/>
        <w:right w:val="none" w:sz="0" w:space="0" w:color="auto"/>
      </w:divBdr>
    </w:div>
    <w:div w:id="1810783368">
      <w:bodyDiv w:val="1"/>
      <w:marLeft w:val="0"/>
      <w:marRight w:val="0"/>
      <w:marTop w:val="0"/>
      <w:marBottom w:val="0"/>
      <w:divBdr>
        <w:top w:val="none" w:sz="0" w:space="0" w:color="auto"/>
        <w:left w:val="none" w:sz="0" w:space="0" w:color="auto"/>
        <w:bottom w:val="none" w:sz="0" w:space="0" w:color="auto"/>
        <w:right w:val="none" w:sz="0" w:space="0" w:color="auto"/>
      </w:divBdr>
    </w:div>
    <w:div w:id="210865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ldjg\Desktop\Tesis\M&#225;rquez_Padr&#243;n2018%20Anteproyecto%20Corregido%20v.2.docx" TargetMode="External"/><Relationship Id="rId18" Type="http://schemas.openxmlformats.org/officeDocument/2006/relationships/hyperlink" Target="file:///C:\Users\ldjg\Desktop\Tesis\M&#225;rquez_Padr&#243;n2018%20Anteproyecto%20Corregido%20v.2.doc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file:///C:\Users\ldjg\Desktop\Tesis\M&#225;rquez_Padr&#243;n2018%20Anteproyecto%20Corregido%20v.2.docx" TargetMode="External"/><Relationship Id="rId7" Type="http://schemas.openxmlformats.org/officeDocument/2006/relationships/endnotes" Target="endnotes.xml"/><Relationship Id="rId12" Type="http://schemas.openxmlformats.org/officeDocument/2006/relationships/hyperlink" Target="file:///C:\Users\ldjg\Desktop\Tesis\M&#225;rquez_Padr&#243;n2018%20Anteproyecto%20Corregido%20v.2.docx" TargetMode="External"/><Relationship Id="rId17" Type="http://schemas.openxmlformats.org/officeDocument/2006/relationships/hyperlink" Target="file:///C:\Users\ldjg\Desktop\Tesis\M&#225;rquez_Padr&#243;n2018%20Anteproyecto%20Corregido%20v.2.docx"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file:///C:\Users\ldjg\Desktop\Tesis\M&#225;rquez_Padr&#243;n2018%20Anteproyecto%20Corregido%20v.2.docx" TargetMode="External"/><Relationship Id="rId20" Type="http://schemas.openxmlformats.org/officeDocument/2006/relationships/hyperlink" Target="file:///C:\Users\ldjg\Desktop\Tesis\M&#225;rquez_Padr&#243;n2018%20Anteproyecto%20Corregido%20v.2.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ldjg\Desktop\Tesis\M&#225;rquez_Padr&#243;n2018%20Anteproyecto%20Corregido%20v.2.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ldjg\Desktop\Tesis\M&#225;rquez_Padr&#243;n2018%20Anteproyecto%20Corregido%20v.2.docx" TargetMode="External"/><Relationship Id="rId23" Type="http://schemas.microsoft.com/office/2011/relationships/commentsExtended" Target="commentsExtended.xml"/><Relationship Id="rId10" Type="http://schemas.openxmlformats.org/officeDocument/2006/relationships/hyperlink" Target="file:///C:\Users\ldjg\Desktop\Tesis\M&#225;rquez_Padr&#243;n2018%20Anteproyecto%20Corregido%20v.2.docx" TargetMode="External"/><Relationship Id="rId19" Type="http://schemas.openxmlformats.org/officeDocument/2006/relationships/hyperlink" Target="file:///C:\Users\ldjg\Desktop\Tesis\M&#225;rquez_Padr&#243;n2018%20Anteproyecto%20Corregido%20v.2.docx" TargetMode="External"/><Relationship Id="rId4" Type="http://schemas.openxmlformats.org/officeDocument/2006/relationships/settings" Target="settings.xml"/><Relationship Id="rId9" Type="http://schemas.openxmlformats.org/officeDocument/2006/relationships/hyperlink" Target="mailto:aleemar.95@gmail.com" TargetMode="External"/><Relationship Id="rId14" Type="http://schemas.openxmlformats.org/officeDocument/2006/relationships/hyperlink" Target="file:///C:\Users\ldjg\Desktop\Tesis\M&#225;rquez_Padr&#243;n2018%20Anteproyecto%20Corregido%20v.2.docx" TargetMode="External"/><Relationship Id="rId2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B9C26-74EE-492F-AE1C-C5F68A716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1991</TotalTime>
  <Pages>14</Pages>
  <Words>3233</Words>
  <Characters>18430</Characters>
  <Application>Microsoft Office Word</Application>
  <DocSecurity>0</DocSecurity>
  <Lines>153</Lines>
  <Paragraphs>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Petroleos de Venezuela S.A.</Company>
  <LinksUpToDate>false</LinksUpToDate>
  <CharactersWithSpaces>21620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 Luis [Pasante]</dc:creator>
  <cp:lastModifiedBy>Villalobos Alemarnery</cp:lastModifiedBy>
  <cp:revision>209</cp:revision>
  <cp:lastPrinted>2018-10-08T11:57:00Z</cp:lastPrinted>
  <dcterms:created xsi:type="dcterms:W3CDTF">2019-01-22T14:58:00Z</dcterms:created>
  <dcterms:modified xsi:type="dcterms:W3CDTF">2019-02-10T22:07:00Z</dcterms:modified>
</cp:coreProperties>
</file>