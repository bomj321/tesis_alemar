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997C7E4" w14:textId="77777777" w:rsidR="000B2415" w:rsidRPr="00B84159" w:rsidRDefault="000B2415" w:rsidP="000B2415">
      <w:pPr>
        <w:autoSpaceDE w:val="0"/>
        <w:autoSpaceDN w:val="0"/>
        <w:adjustRightInd w:val="0"/>
        <w:spacing w:after="0" w:line="360" w:lineRule="auto"/>
        <w:jc w:val="center"/>
        <w:rPr>
          <w:rFonts w:ascii="Arial" w:hAnsi="Arial" w:cs="Arial"/>
          <w:b/>
          <w:bCs/>
          <w:color w:val="000000"/>
          <w:sz w:val="24"/>
          <w:szCs w:val="24"/>
        </w:rPr>
      </w:pPr>
      <w:r w:rsidRPr="00B84159">
        <w:rPr>
          <w:noProof/>
          <w:lang w:val="en-US"/>
        </w:rPr>
        <mc:AlternateContent>
          <mc:Choice Requires="wps">
            <w:drawing>
              <wp:anchor distT="0" distB="0" distL="114300" distR="114300" simplePos="0" relativeHeight="251654656" behindDoc="0" locked="0" layoutInCell="1" allowOverlap="1" wp14:anchorId="5C9714D5" wp14:editId="2B0717C1">
                <wp:simplePos x="0" y="0"/>
                <wp:positionH relativeFrom="column">
                  <wp:posOffset>5914390</wp:posOffset>
                </wp:positionH>
                <wp:positionV relativeFrom="paragraph">
                  <wp:posOffset>-323215</wp:posOffset>
                </wp:positionV>
                <wp:extent cx="90805" cy="142240"/>
                <wp:effectExtent l="0" t="0" r="23495" b="10160"/>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42240"/>
                        </a:xfrm>
                        <a:prstGeom prst="rect">
                          <a:avLst/>
                        </a:prstGeom>
                        <a:solidFill>
                          <a:schemeClr val="bg1">
                            <a:lumMod val="100000"/>
                            <a:lumOff val="0"/>
                          </a:schemeClr>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B7EB5C" id="Rectangle 9" o:spid="_x0000_s1026" style="position:absolute;margin-left:465.7pt;margin-top:-25.45pt;width:7.15pt;height:11.2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" fillcolor="white [3212]" strokecolor="white [3212]"/>
            </w:pict>
          </mc:Fallback>
        </mc:AlternateContent>
      </w:r>
      <w:r w:rsidRPr="00B84159">
        <w:rPr>
          <w:rFonts w:ascii="Arial" w:hAnsi="Arial" w:cs="Arial"/>
          <w:b/>
          <w:bCs/>
          <w:color w:val="000000"/>
          <w:sz w:val="24"/>
          <w:szCs w:val="24"/>
        </w:rPr>
        <w:t>REPÚBLICA BOLIVARIANA DE VENEZUELA</w:t>
      </w:r>
    </w:p>
    <w:p w14:paraId="1EDC23B0" w14:textId="77777777" w:rsidR="000B2415" w:rsidRPr="00B84159" w:rsidRDefault="000B2415" w:rsidP="000B2415">
      <w:pPr>
        <w:autoSpaceDE w:val="0"/>
        <w:autoSpaceDN w:val="0"/>
        <w:adjustRightInd w:val="0"/>
        <w:spacing w:after="0" w:line="360" w:lineRule="auto"/>
        <w:jc w:val="center"/>
        <w:rPr>
          <w:rFonts w:ascii="Arial" w:hAnsi="Arial" w:cs="Arial"/>
          <w:b/>
          <w:bCs/>
          <w:color w:val="000000"/>
          <w:sz w:val="24"/>
          <w:szCs w:val="24"/>
        </w:rPr>
      </w:pPr>
      <w:r w:rsidRPr="00B84159">
        <w:rPr>
          <w:rFonts w:ascii="Arial" w:hAnsi="Arial" w:cs="Arial"/>
          <w:b/>
          <w:bCs/>
          <w:color w:val="000000"/>
          <w:sz w:val="24"/>
          <w:szCs w:val="24"/>
        </w:rPr>
        <w:t>UNIVERSIDAD DEL ZULIA</w:t>
      </w:r>
    </w:p>
    <w:p w14:paraId="7E51E7B3" w14:textId="77777777" w:rsidR="000B2415" w:rsidRPr="00B84159" w:rsidRDefault="000B2415" w:rsidP="000B2415">
      <w:pPr>
        <w:autoSpaceDE w:val="0"/>
        <w:autoSpaceDN w:val="0"/>
        <w:adjustRightInd w:val="0"/>
        <w:spacing w:after="0" w:line="360" w:lineRule="auto"/>
        <w:jc w:val="center"/>
        <w:rPr>
          <w:rFonts w:ascii="Arial" w:hAnsi="Arial" w:cs="Arial"/>
          <w:b/>
          <w:bCs/>
          <w:sz w:val="24"/>
          <w:szCs w:val="24"/>
        </w:rPr>
      </w:pPr>
      <w:r w:rsidRPr="00B84159">
        <w:rPr>
          <w:rFonts w:ascii="Arial" w:hAnsi="Arial" w:cs="Arial"/>
          <w:b/>
          <w:bCs/>
          <w:sz w:val="24"/>
          <w:szCs w:val="24"/>
        </w:rPr>
        <w:t>FACULTAD DE INGENIERÍA</w:t>
      </w:r>
    </w:p>
    <w:p w14:paraId="2732A7A4" w14:textId="77777777" w:rsidR="000B2415" w:rsidRPr="00B84159" w:rsidRDefault="000B2415" w:rsidP="000B2415">
      <w:pPr>
        <w:autoSpaceDE w:val="0"/>
        <w:autoSpaceDN w:val="0"/>
        <w:adjustRightInd w:val="0"/>
        <w:spacing w:after="0" w:line="360" w:lineRule="auto"/>
        <w:jc w:val="center"/>
        <w:rPr>
          <w:rFonts w:ascii="Arial" w:hAnsi="Arial" w:cs="Arial"/>
          <w:b/>
          <w:bCs/>
          <w:sz w:val="24"/>
          <w:szCs w:val="24"/>
        </w:rPr>
      </w:pPr>
      <w:r w:rsidRPr="00B84159">
        <w:rPr>
          <w:rFonts w:ascii="Arial" w:hAnsi="Arial" w:cs="Arial"/>
          <w:b/>
          <w:bCs/>
          <w:sz w:val="24"/>
          <w:szCs w:val="24"/>
        </w:rPr>
        <w:t>ESCUELA DE PETRÓLEO</w:t>
      </w:r>
    </w:p>
    <w:p w14:paraId="5D560622" w14:textId="77777777" w:rsidR="000B2415" w:rsidRPr="00B84159" w:rsidRDefault="000B2415" w:rsidP="000B2415">
      <w:pPr>
        <w:autoSpaceDE w:val="0"/>
        <w:autoSpaceDN w:val="0"/>
        <w:adjustRightInd w:val="0"/>
        <w:spacing w:after="0" w:line="360" w:lineRule="auto"/>
        <w:jc w:val="center"/>
        <w:rPr>
          <w:rFonts w:ascii="Arial" w:hAnsi="Arial" w:cs="Arial"/>
          <w:b/>
          <w:bCs/>
          <w:sz w:val="24"/>
          <w:szCs w:val="24"/>
        </w:rPr>
      </w:pPr>
    </w:p>
    <w:p w14:paraId="48363219" w14:textId="77777777" w:rsidR="000B2415" w:rsidRPr="00B84159" w:rsidRDefault="000B2415" w:rsidP="000B2415">
      <w:pPr>
        <w:autoSpaceDE w:val="0"/>
        <w:autoSpaceDN w:val="0"/>
        <w:adjustRightInd w:val="0"/>
        <w:spacing w:after="0" w:line="360" w:lineRule="auto"/>
        <w:rPr>
          <w:rFonts w:ascii="Arial" w:hAnsi="Arial" w:cs="Arial"/>
          <w:noProof/>
          <w:sz w:val="24"/>
          <w:szCs w:val="24"/>
        </w:rPr>
      </w:pPr>
      <w:r w:rsidRPr="00B84159">
        <w:rPr>
          <w:noProof/>
          <w:lang w:val="en-US"/>
        </w:rPr>
        <w:drawing>
          <wp:anchor distT="0" distB="0" distL="114300" distR="114300" simplePos="0" relativeHeight="251655680" behindDoc="0" locked="0" layoutInCell="1" allowOverlap="1" wp14:anchorId="4A2721ED" wp14:editId="5A4D60A1">
            <wp:simplePos x="0" y="0"/>
            <wp:positionH relativeFrom="column">
              <wp:posOffset>1947545</wp:posOffset>
            </wp:positionH>
            <wp:positionV relativeFrom="paragraph">
              <wp:posOffset>1905</wp:posOffset>
            </wp:positionV>
            <wp:extent cx="2066290" cy="2256155"/>
            <wp:effectExtent l="0" t="0" r="0" b="0"/>
            <wp:wrapSquare wrapText="r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66290" cy="2256155"/>
                    </a:xfrm>
                    <a:prstGeom prst="rect">
                      <a:avLst/>
                    </a:prstGeom>
                    <a:noFill/>
                  </pic:spPr>
                </pic:pic>
              </a:graphicData>
            </a:graphic>
            <wp14:sizeRelH relativeFrom="page">
              <wp14:pctWidth>0</wp14:pctWidth>
            </wp14:sizeRelH>
            <wp14:sizeRelV relativeFrom="page">
              <wp14:pctHeight>0</wp14:pctHeight>
            </wp14:sizeRelV>
          </wp:anchor>
        </w:drawing>
      </w:r>
      <w:r w:rsidRPr="00B84159">
        <w:rPr>
          <w:rFonts w:ascii="Arial" w:hAnsi="Arial" w:cs="Arial"/>
          <w:noProof/>
          <w:sz w:val="24"/>
          <w:szCs w:val="24"/>
        </w:rPr>
        <w:br w:type="textWrapping" w:clear="all"/>
      </w:r>
    </w:p>
    <w:p w14:paraId="622CCA90" w14:textId="6DE7675F" w:rsidR="000B2415" w:rsidRPr="00B84159" w:rsidRDefault="00A453C7" w:rsidP="000B2415">
      <w:pPr>
        <w:autoSpaceDE w:val="0"/>
        <w:autoSpaceDN w:val="0"/>
        <w:adjustRightInd w:val="0"/>
        <w:spacing w:after="0" w:line="360" w:lineRule="auto"/>
        <w:jc w:val="center"/>
        <w:rPr>
          <w:rFonts w:ascii="Arial" w:hAnsi="Arial" w:cs="Arial"/>
          <w:b/>
          <w:bCs/>
          <w:sz w:val="24"/>
          <w:szCs w:val="24"/>
        </w:rPr>
      </w:pPr>
      <w:r w:rsidRPr="00A453C7">
        <w:rPr>
          <w:rFonts w:ascii="Arial" w:hAnsi="Arial" w:cs="Arial"/>
          <w:b/>
          <w:bCs/>
          <w:sz w:val="24"/>
          <w:szCs w:val="24"/>
          <w:highlight w:val="yellow"/>
        </w:rPr>
        <w:t xml:space="preserve">Desarrollo conceptual de una metodología computacional para </w:t>
      </w:r>
      <w:r w:rsidR="0022627A">
        <w:rPr>
          <w:rFonts w:ascii="Arial" w:hAnsi="Arial" w:cs="Arial"/>
          <w:b/>
          <w:bCs/>
          <w:sz w:val="24"/>
          <w:szCs w:val="24"/>
          <w:highlight w:val="yellow"/>
        </w:rPr>
        <w:t>l</w:t>
      </w:r>
      <w:r w:rsidRPr="00A453C7">
        <w:rPr>
          <w:rFonts w:ascii="Arial" w:hAnsi="Arial" w:cs="Arial"/>
          <w:b/>
          <w:bCs/>
          <w:sz w:val="24"/>
          <w:szCs w:val="24"/>
          <w:highlight w:val="yellow"/>
        </w:rPr>
        <w:t>a integración de datos que permita optimizar el monitoreo</w:t>
      </w:r>
      <w:ins w:id="0" w:author="Avila Jonathan" w:date="2018-12-18T18:09:00Z">
        <w:r w:rsidR="00E468A3">
          <w:rPr>
            <w:rFonts w:ascii="Arial" w:hAnsi="Arial" w:cs="Arial"/>
            <w:b/>
            <w:bCs/>
            <w:sz w:val="24"/>
            <w:szCs w:val="24"/>
            <w:highlight w:val="yellow"/>
          </w:rPr>
          <w:t xml:space="preserve"> y</w:t>
        </w:r>
      </w:ins>
      <w:r w:rsidRPr="00A453C7">
        <w:rPr>
          <w:rFonts w:ascii="Arial" w:hAnsi="Arial" w:cs="Arial"/>
          <w:b/>
          <w:bCs/>
          <w:sz w:val="24"/>
          <w:szCs w:val="24"/>
          <w:highlight w:val="yellow"/>
        </w:rPr>
        <w:t xml:space="preserve"> análisis de los pozos con sistema</w:t>
      </w:r>
      <w:r w:rsidR="00033619">
        <w:rPr>
          <w:rFonts w:ascii="Arial" w:hAnsi="Arial" w:cs="Arial"/>
          <w:b/>
          <w:bCs/>
          <w:sz w:val="24"/>
          <w:szCs w:val="24"/>
          <w:highlight w:val="yellow"/>
        </w:rPr>
        <w:t xml:space="preserve"> de </w:t>
      </w:r>
      <w:r w:rsidRPr="00A453C7">
        <w:rPr>
          <w:rFonts w:ascii="Arial" w:hAnsi="Arial" w:cs="Arial"/>
          <w:b/>
          <w:bCs/>
          <w:sz w:val="24"/>
          <w:szCs w:val="24"/>
          <w:highlight w:val="yellow"/>
        </w:rPr>
        <w:t>levantamiento por bombeo mecánico sin automatización asociada.</w:t>
      </w:r>
    </w:p>
    <w:p w14:paraId="6B63DC36" w14:textId="77777777" w:rsidR="000B2415" w:rsidRPr="00B84159" w:rsidRDefault="000B2415" w:rsidP="000B2415">
      <w:pPr>
        <w:autoSpaceDE w:val="0"/>
        <w:autoSpaceDN w:val="0"/>
        <w:adjustRightInd w:val="0"/>
        <w:spacing w:after="0" w:line="360" w:lineRule="auto"/>
        <w:jc w:val="center"/>
        <w:rPr>
          <w:rFonts w:ascii="Arial" w:hAnsi="Arial" w:cs="Arial"/>
          <w:b/>
          <w:bCs/>
          <w:sz w:val="24"/>
          <w:szCs w:val="24"/>
        </w:rPr>
      </w:pPr>
    </w:p>
    <w:p w14:paraId="71040504" w14:textId="77777777" w:rsidR="000B2415" w:rsidRPr="00B84159" w:rsidRDefault="000B2415" w:rsidP="000B2415">
      <w:pPr>
        <w:autoSpaceDE w:val="0"/>
        <w:autoSpaceDN w:val="0"/>
        <w:adjustRightInd w:val="0"/>
        <w:spacing w:after="0" w:line="360" w:lineRule="auto"/>
        <w:jc w:val="center"/>
        <w:rPr>
          <w:rFonts w:ascii="Arial" w:hAnsi="Arial" w:cs="Arial"/>
          <w:sz w:val="24"/>
          <w:szCs w:val="24"/>
        </w:rPr>
      </w:pPr>
      <w:r w:rsidRPr="00B84159">
        <w:rPr>
          <w:rFonts w:ascii="Arial" w:hAnsi="Arial" w:cs="Arial"/>
          <w:sz w:val="24"/>
          <w:szCs w:val="24"/>
        </w:rPr>
        <w:t>Anteproyecto de Trabajo Especial de Grado para optar al Título de Ingeniero de Petróleo</w:t>
      </w:r>
    </w:p>
    <w:p w14:paraId="42415EF8" w14:textId="77777777" w:rsidR="000B2415" w:rsidRPr="00B84159" w:rsidRDefault="000B2415" w:rsidP="000B2415">
      <w:pPr>
        <w:autoSpaceDE w:val="0"/>
        <w:autoSpaceDN w:val="0"/>
        <w:adjustRightInd w:val="0"/>
        <w:spacing w:after="0" w:line="360" w:lineRule="auto"/>
        <w:jc w:val="center"/>
        <w:rPr>
          <w:rFonts w:ascii="Arial" w:hAnsi="Arial" w:cs="Arial"/>
          <w:sz w:val="24"/>
          <w:szCs w:val="24"/>
        </w:rPr>
      </w:pPr>
    </w:p>
    <w:p w14:paraId="60E514F3" w14:textId="77777777" w:rsidR="000B2415" w:rsidRPr="00B84159" w:rsidRDefault="000B2415" w:rsidP="000B2415">
      <w:pPr>
        <w:tabs>
          <w:tab w:val="center" w:pos="4535"/>
          <w:tab w:val="left" w:pos="5400"/>
        </w:tabs>
        <w:autoSpaceDE w:val="0"/>
        <w:autoSpaceDN w:val="0"/>
        <w:adjustRightInd w:val="0"/>
        <w:spacing w:after="0" w:line="360" w:lineRule="auto"/>
        <w:ind w:left="6299" w:hanging="6299"/>
        <w:jc w:val="center"/>
        <w:rPr>
          <w:rFonts w:ascii="Arial" w:hAnsi="Arial" w:cs="Arial"/>
          <w:b/>
          <w:bCs/>
          <w:sz w:val="24"/>
          <w:szCs w:val="24"/>
          <w:lang w:val="pt-BR"/>
        </w:rPr>
      </w:pPr>
      <w:r w:rsidRPr="00B84159">
        <w:rPr>
          <w:rFonts w:ascii="Arial" w:hAnsi="Arial" w:cs="Arial"/>
          <w:b/>
          <w:bCs/>
          <w:sz w:val="24"/>
          <w:szCs w:val="24"/>
          <w:lang w:val="pt-BR"/>
        </w:rPr>
        <w:t>Autor:</w:t>
      </w:r>
    </w:p>
    <w:p w14:paraId="4F61ABB5" w14:textId="77777777" w:rsidR="000B2415" w:rsidRPr="00B84159" w:rsidRDefault="000B2415" w:rsidP="000B2415">
      <w:pPr>
        <w:autoSpaceDE w:val="0"/>
        <w:autoSpaceDN w:val="0"/>
        <w:adjustRightInd w:val="0"/>
        <w:spacing w:after="0" w:line="360" w:lineRule="auto"/>
        <w:ind w:left="6299" w:hanging="6299"/>
        <w:jc w:val="center"/>
        <w:rPr>
          <w:rFonts w:ascii="Arial" w:hAnsi="Arial" w:cs="Arial"/>
          <w:b/>
          <w:bCs/>
          <w:sz w:val="24"/>
          <w:szCs w:val="24"/>
          <w:lang w:val="pt-BR"/>
        </w:rPr>
      </w:pPr>
      <w:r w:rsidRPr="00B84159">
        <w:rPr>
          <w:rFonts w:ascii="Arial" w:hAnsi="Arial" w:cs="Arial"/>
          <w:b/>
          <w:bCs/>
          <w:sz w:val="24"/>
          <w:szCs w:val="24"/>
          <w:lang w:val="pt-BR"/>
        </w:rPr>
        <w:t xml:space="preserve">Br. </w:t>
      </w:r>
      <w:r w:rsidR="00346BE5">
        <w:rPr>
          <w:rFonts w:ascii="Arial" w:hAnsi="Arial" w:cs="Arial"/>
          <w:b/>
          <w:bCs/>
          <w:sz w:val="24"/>
          <w:szCs w:val="24"/>
          <w:lang w:val="pt-BR"/>
        </w:rPr>
        <w:t>Villalobos</w:t>
      </w:r>
      <w:r w:rsidRPr="00B84159">
        <w:rPr>
          <w:rFonts w:ascii="Arial" w:hAnsi="Arial" w:cs="Arial"/>
          <w:b/>
          <w:bCs/>
          <w:sz w:val="24"/>
          <w:szCs w:val="24"/>
          <w:lang w:val="pt-BR"/>
        </w:rPr>
        <w:t xml:space="preserve"> </w:t>
      </w:r>
      <w:r w:rsidR="00346BE5">
        <w:rPr>
          <w:rFonts w:ascii="Arial" w:hAnsi="Arial" w:cs="Arial"/>
          <w:b/>
          <w:bCs/>
          <w:sz w:val="24"/>
          <w:szCs w:val="24"/>
          <w:lang w:val="pt-BR"/>
        </w:rPr>
        <w:t>Marcano,</w:t>
      </w:r>
      <w:r w:rsidRPr="00B84159">
        <w:rPr>
          <w:rFonts w:ascii="Arial" w:hAnsi="Arial" w:cs="Arial"/>
          <w:b/>
          <w:bCs/>
          <w:sz w:val="24"/>
          <w:szCs w:val="24"/>
          <w:lang w:val="pt-BR"/>
        </w:rPr>
        <w:t xml:space="preserve"> </w:t>
      </w:r>
      <w:r w:rsidR="00346BE5">
        <w:rPr>
          <w:rFonts w:ascii="Arial" w:hAnsi="Arial" w:cs="Arial"/>
          <w:b/>
          <w:bCs/>
          <w:sz w:val="24"/>
          <w:szCs w:val="24"/>
          <w:lang w:val="pt-BR"/>
        </w:rPr>
        <w:t>Alemarnery Chiquinquira</w:t>
      </w:r>
    </w:p>
    <w:p w14:paraId="71051B23" w14:textId="77777777" w:rsidR="000B2415" w:rsidRPr="00B84159" w:rsidRDefault="000B2415" w:rsidP="000B2415">
      <w:pPr>
        <w:autoSpaceDE w:val="0"/>
        <w:autoSpaceDN w:val="0"/>
        <w:adjustRightInd w:val="0"/>
        <w:spacing w:after="0" w:line="360" w:lineRule="auto"/>
        <w:ind w:left="6299" w:hanging="6299"/>
        <w:jc w:val="center"/>
        <w:rPr>
          <w:rFonts w:ascii="Arial" w:hAnsi="Arial" w:cs="Arial"/>
          <w:sz w:val="24"/>
          <w:szCs w:val="24"/>
        </w:rPr>
      </w:pPr>
      <w:r w:rsidRPr="00B84159">
        <w:rPr>
          <w:rFonts w:ascii="Arial" w:hAnsi="Arial" w:cs="Arial"/>
          <w:sz w:val="24"/>
          <w:szCs w:val="24"/>
        </w:rPr>
        <w:t>C.I: V-2</w:t>
      </w:r>
      <w:r w:rsidR="00346BE5">
        <w:rPr>
          <w:rFonts w:ascii="Arial" w:hAnsi="Arial" w:cs="Arial"/>
          <w:sz w:val="24"/>
          <w:szCs w:val="24"/>
        </w:rPr>
        <w:t>3</w:t>
      </w:r>
      <w:r w:rsidRPr="00B84159">
        <w:rPr>
          <w:rFonts w:ascii="Arial" w:hAnsi="Arial" w:cs="Arial"/>
          <w:sz w:val="24"/>
          <w:szCs w:val="24"/>
        </w:rPr>
        <w:t>.</w:t>
      </w:r>
      <w:r w:rsidR="00346BE5">
        <w:rPr>
          <w:rFonts w:ascii="Arial" w:hAnsi="Arial" w:cs="Arial"/>
          <w:sz w:val="24"/>
          <w:szCs w:val="24"/>
        </w:rPr>
        <w:t>894</w:t>
      </w:r>
      <w:r w:rsidRPr="00B84159">
        <w:rPr>
          <w:rFonts w:ascii="Arial" w:hAnsi="Arial" w:cs="Arial"/>
          <w:sz w:val="24"/>
          <w:szCs w:val="24"/>
        </w:rPr>
        <w:t>.</w:t>
      </w:r>
      <w:r w:rsidR="00346BE5">
        <w:rPr>
          <w:rFonts w:ascii="Arial" w:hAnsi="Arial" w:cs="Arial"/>
          <w:sz w:val="24"/>
          <w:szCs w:val="24"/>
        </w:rPr>
        <w:t>731</w:t>
      </w:r>
    </w:p>
    <w:p w14:paraId="6BEF0C7E" w14:textId="77777777" w:rsidR="000B2415" w:rsidRPr="00B84159" w:rsidRDefault="000B2415" w:rsidP="000B2415">
      <w:pPr>
        <w:autoSpaceDE w:val="0"/>
        <w:autoSpaceDN w:val="0"/>
        <w:adjustRightInd w:val="0"/>
        <w:spacing w:after="0" w:line="360" w:lineRule="auto"/>
        <w:jc w:val="center"/>
        <w:rPr>
          <w:rFonts w:ascii="Arial" w:hAnsi="Arial" w:cs="Arial"/>
          <w:sz w:val="24"/>
          <w:szCs w:val="24"/>
        </w:rPr>
      </w:pPr>
    </w:p>
    <w:p w14:paraId="4CBF2480" w14:textId="77777777" w:rsidR="000B2415" w:rsidRPr="00B84159" w:rsidRDefault="000B2415" w:rsidP="000B2415">
      <w:pPr>
        <w:autoSpaceDE w:val="0"/>
        <w:autoSpaceDN w:val="0"/>
        <w:adjustRightInd w:val="0"/>
        <w:spacing w:after="0" w:line="360" w:lineRule="auto"/>
        <w:jc w:val="center"/>
        <w:rPr>
          <w:rFonts w:ascii="Arial" w:hAnsi="Arial" w:cs="Arial"/>
          <w:sz w:val="24"/>
          <w:szCs w:val="24"/>
        </w:rPr>
      </w:pPr>
    </w:p>
    <w:tbl>
      <w:tblPr>
        <w:tblpPr w:leftFromText="141" w:rightFromText="141" w:bottomFromText="200" w:vertAnchor="text" w:horzAnchor="margin" w:tblpXSpec="center" w:tblpY="259"/>
        <w:tblW w:w="0" w:type="auto"/>
        <w:tblLayout w:type="fixed"/>
        <w:tblLook w:val="04A0" w:firstRow="1" w:lastRow="0" w:firstColumn="1" w:lastColumn="0" w:noHBand="0" w:noVBand="1"/>
      </w:tblPr>
      <w:tblGrid>
        <w:gridCol w:w="4749"/>
      </w:tblGrid>
      <w:tr w:rsidR="000B2415" w:rsidRPr="00B84159" w14:paraId="72C20535" w14:textId="77777777" w:rsidTr="000B2415">
        <w:trPr>
          <w:trHeight w:val="1"/>
        </w:trPr>
        <w:tc>
          <w:tcPr>
            <w:tcW w:w="4749" w:type="dxa"/>
            <w:tcBorders>
              <w:top w:val="single" w:sz="2" w:space="0" w:color="FFFFFF"/>
              <w:left w:val="single" w:sz="2" w:space="0" w:color="FFFFFF"/>
              <w:bottom w:val="single" w:sz="2" w:space="0" w:color="FFFFFF"/>
              <w:right w:val="single" w:sz="2" w:space="0" w:color="FFFFFF"/>
            </w:tcBorders>
            <w:shd w:val="clear" w:color="auto" w:fill="FFFFFF"/>
            <w:hideMark/>
          </w:tcPr>
          <w:p w14:paraId="5BE81D89" w14:textId="77777777" w:rsidR="000B2415" w:rsidRPr="00B84159" w:rsidRDefault="000B2415">
            <w:pPr>
              <w:autoSpaceDE w:val="0"/>
              <w:autoSpaceDN w:val="0"/>
              <w:adjustRightInd w:val="0"/>
              <w:spacing w:after="0" w:line="360" w:lineRule="auto"/>
              <w:ind w:left="5580" w:hanging="5580"/>
              <w:jc w:val="center"/>
              <w:rPr>
                <w:rFonts w:ascii="Arial" w:hAnsi="Arial" w:cs="Arial"/>
                <w:sz w:val="24"/>
                <w:szCs w:val="24"/>
              </w:rPr>
            </w:pPr>
            <w:r w:rsidRPr="00B84159">
              <w:rPr>
                <w:rFonts w:ascii="Arial" w:hAnsi="Arial" w:cs="Arial"/>
                <w:sz w:val="24"/>
                <w:szCs w:val="24"/>
              </w:rPr>
              <w:t>Tutor académico:</w:t>
            </w:r>
          </w:p>
        </w:tc>
      </w:tr>
      <w:tr w:rsidR="000B2415" w:rsidRPr="00B84159" w14:paraId="1C53C49F" w14:textId="77777777" w:rsidTr="000B2415">
        <w:trPr>
          <w:trHeight w:val="1"/>
        </w:trPr>
        <w:tc>
          <w:tcPr>
            <w:tcW w:w="4749" w:type="dxa"/>
            <w:tcBorders>
              <w:top w:val="single" w:sz="2" w:space="0" w:color="FFFFFF"/>
              <w:left w:val="single" w:sz="2" w:space="0" w:color="FFFFFF"/>
              <w:bottom w:val="single" w:sz="2" w:space="0" w:color="FFFFFF"/>
              <w:right w:val="single" w:sz="2" w:space="0" w:color="FFFFFF"/>
            </w:tcBorders>
            <w:shd w:val="clear" w:color="auto" w:fill="FFFFFF"/>
            <w:hideMark/>
          </w:tcPr>
          <w:p w14:paraId="184EA670" w14:textId="477BAE12" w:rsidR="000B2415" w:rsidRPr="00B84159" w:rsidRDefault="000B2415" w:rsidP="00E9041D">
            <w:pPr>
              <w:keepNext/>
              <w:autoSpaceDE w:val="0"/>
              <w:autoSpaceDN w:val="0"/>
              <w:adjustRightInd w:val="0"/>
              <w:spacing w:after="0" w:line="360" w:lineRule="auto"/>
              <w:ind w:left="5580" w:hanging="5580"/>
              <w:jc w:val="center"/>
              <w:rPr>
                <w:rFonts w:ascii="Arial" w:hAnsi="Arial" w:cs="Arial"/>
                <w:sz w:val="24"/>
                <w:szCs w:val="24"/>
              </w:rPr>
            </w:pPr>
            <w:r w:rsidRPr="00B84159">
              <w:rPr>
                <w:rFonts w:ascii="Arial" w:hAnsi="Arial" w:cs="Arial"/>
                <w:b/>
                <w:bCs/>
                <w:color w:val="000000"/>
                <w:sz w:val="24"/>
                <w:szCs w:val="24"/>
              </w:rPr>
              <w:t xml:space="preserve">Prof. </w:t>
            </w:r>
            <w:r w:rsidR="00AA0B63">
              <w:rPr>
                <w:rFonts w:ascii="Arial" w:hAnsi="Arial" w:cs="Arial"/>
                <w:b/>
                <w:bCs/>
                <w:color w:val="000000"/>
                <w:sz w:val="24"/>
                <w:szCs w:val="24"/>
              </w:rPr>
              <w:t>Zeudy Galbá</w:t>
            </w:r>
            <w:r w:rsidR="00E9041D">
              <w:rPr>
                <w:rFonts w:ascii="Arial" w:hAnsi="Arial" w:cs="Arial"/>
                <w:b/>
                <w:bCs/>
                <w:color w:val="000000"/>
                <w:sz w:val="24"/>
                <w:szCs w:val="24"/>
              </w:rPr>
              <w:t>n</w:t>
            </w:r>
          </w:p>
        </w:tc>
      </w:tr>
    </w:tbl>
    <w:p w14:paraId="54AAC880" w14:textId="77777777" w:rsidR="000B2415" w:rsidRPr="00B84159" w:rsidRDefault="000B2415" w:rsidP="000B2415">
      <w:pPr>
        <w:autoSpaceDE w:val="0"/>
        <w:autoSpaceDN w:val="0"/>
        <w:adjustRightInd w:val="0"/>
        <w:spacing w:after="0" w:line="360" w:lineRule="auto"/>
        <w:ind w:left="6299" w:hanging="6299"/>
        <w:jc w:val="center"/>
        <w:rPr>
          <w:rFonts w:ascii="Arial" w:hAnsi="Arial" w:cs="Arial"/>
          <w:sz w:val="24"/>
          <w:szCs w:val="24"/>
          <w:lang w:val="pt-BR"/>
        </w:rPr>
      </w:pPr>
    </w:p>
    <w:p w14:paraId="36DAADF1" w14:textId="77777777" w:rsidR="000B2415" w:rsidRPr="00B84159" w:rsidRDefault="000B2415" w:rsidP="000B2415">
      <w:pPr>
        <w:autoSpaceDE w:val="0"/>
        <w:autoSpaceDN w:val="0"/>
        <w:adjustRightInd w:val="0"/>
        <w:spacing w:after="0" w:line="360" w:lineRule="auto"/>
        <w:ind w:left="6299" w:hanging="6299"/>
        <w:jc w:val="center"/>
        <w:rPr>
          <w:rFonts w:ascii="Arial" w:hAnsi="Arial" w:cs="Arial"/>
          <w:sz w:val="24"/>
          <w:szCs w:val="24"/>
          <w:lang w:val="pt-BR"/>
        </w:rPr>
      </w:pPr>
    </w:p>
    <w:p w14:paraId="7E4FCF6A" w14:textId="77777777" w:rsidR="000B2415" w:rsidRPr="00B84159" w:rsidRDefault="000B2415" w:rsidP="000B2415">
      <w:pPr>
        <w:autoSpaceDE w:val="0"/>
        <w:autoSpaceDN w:val="0"/>
        <w:adjustRightInd w:val="0"/>
        <w:spacing w:after="0" w:line="360" w:lineRule="auto"/>
        <w:ind w:left="6299" w:hanging="6299"/>
        <w:jc w:val="center"/>
        <w:rPr>
          <w:rFonts w:ascii="Arial" w:hAnsi="Arial" w:cs="Arial"/>
          <w:sz w:val="24"/>
          <w:szCs w:val="24"/>
          <w:lang w:val="pt-BR"/>
        </w:rPr>
      </w:pPr>
    </w:p>
    <w:p w14:paraId="56D4FFAE" w14:textId="77777777" w:rsidR="000B2415" w:rsidRPr="00B84159" w:rsidRDefault="000B2415" w:rsidP="000B2415">
      <w:pPr>
        <w:autoSpaceDE w:val="0"/>
        <w:autoSpaceDN w:val="0"/>
        <w:adjustRightInd w:val="0"/>
        <w:spacing w:after="0" w:line="360" w:lineRule="auto"/>
        <w:ind w:left="6299" w:hanging="6299"/>
        <w:jc w:val="center"/>
        <w:rPr>
          <w:rFonts w:ascii="Arial" w:hAnsi="Arial" w:cs="Arial"/>
          <w:sz w:val="24"/>
          <w:szCs w:val="24"/>
          <w:lang w:val="pt-BR"/>
        </w:rPr>
      </w:pPr>
    </w:p>
    <w:p w14:paraId="44619EE3" w14:textId="77777777" w:rsidR="000B2415" w:rsidRDefault="000B2415" w:rsidP="000B2415">
      <w:pPr>
        <w:autoSpaceDE w:val="0"/>
        <w:autoSpaceDN w:val="0"/>
        <w:adjustRightInd w:val="0"/>
        <w:spacing w:after="0" w:line="360" w:lineRule="auto"/>
        <w:jc w:val="center"/>
        <w:rPr>
          <w:rFonts w:ascii="Arial" w:hAnsi="Arial" w:cs="Arial"/>
          <w:sz w:val="24"/>
          <w:szCs w:val="24"/>
        </w:rPr>
      </w:pPr>
      <w:r w:rsidRPr="007D5F60">
        <w:rPr>
          <w:noProof/>
          <w:highlight w:val="yellow"/>
          <w:lang w:val="en-US"/>
        </w:rPr>
        <mc:AlternateContent>
          <mc:Choice Requires="wps">
            <w:drawing>
              <wp:anchor distT="0" distB="0" distL="114300" distR="114300" simplePos="0" relativeHeight="251643392" behindDoc="0" locked="0" layoutInCell="1" allowOverlap="1" wp14:anchorId="6580F107" wp14:editId="1EAB9301">
                <wp:simplePos x="0" y="0"/>
                <wp:positionH relativeFrom="column">
                  <wp:posOffset>5530215</wp:posOffset>
                </wp:positionH>
                <wp:positionV relativeFrom="paragraph">
                  <wp:posOffset>546100</wp:posOffset>
                </wp:positionV>
                <wp:extent cx="95250" cy="152400"/>
                <wp:effectExtent l="0" t="0" r="19050" b="1905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 cy="152400"/>
                        </a:xfrm>
                        <a:prstGeom prst="rect">
                          <a:avLst/>
                        </a:prstGeom>
                        <a:solidFill>
                          <a:srgbClr val="FFFFFF"/>
                        </a:solidFill>
                        <a:ln w="25400">
                          <a:solidFill>
                            <a:srgbClr val="FFFFFF"/>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17BB665" id="Rectangle 7" o:spid="_x0000_s1026" style="position:absolute;margin-left:435.45pt;margin-top:43pt;width:7.5pt;height:12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" strokecolor="white" strokeweight="2pt"/>
            </w:pict>
          </mc:Fallback>
        </mc:AlternateContent>
      </w:r>
      <w:r w:rsidRPr="007D5F60">
        <w:rPr>
          <w:rFonts w:ascii="Arial" w:hAnsi="Arial" w:cs="Arial"/>
          <w:sz w:val="24"/>
          <w:szCs w:val="24"/>
          <w:highlight w:val="yellow"/>
        </w:rPr>
        <w:t xml:space="preserve">Maracaibo, </w:t>
      </w:r>
      <w:r w:rsidR="00E9041D" w:rsidRPr="007D5F60">
        <w:rPr>
          <w:rFonts w:ascii="Arial" w:hAnsi="Arial" w:cs="Arial"/>
          <w:sz w:val="24"/>
          <w:szCs w:val="24"/>
          <w:highlight w:val="yellow"/>
        </w:rPr>
        <w:t>diciembre</w:t>
      </w:r>
      <w:r w:rsidRPr="007D5F60">
        <w:rPr>
          <w:rFonts w:ascii="Arial" w:hAnsi="Arial" w:cs="Arial"/>
          <w:sz w:val="24"/>
          <w:szCs w:val="24"/>
          <w:highlight w:val="yellow"/>
        </w:rPr>
        <w:t xml:space="preserve"> de 2018</w:t>
      </w:r>
    </w:p>
    <w:p w14:paraId="70193AC9" w14:textId="77777777" w:rsidR="008F3264" w:rsidRPr="00B84159" w:rsidRDefault="008F3264" w:rsidP="000B2415">
      <w:pPr>
        <w:autoSpaceDE w:val="0"/>
        <w:autoSpaceDN w:val="0"/>
        <w:adjustRightInd w:val="0"/>
        <w:spacing w:after="0" w:line="360" w:lineRule="auto"/>
        <w:jc w:val="center"/>
        <w:rPr>
          <w:rFonts w:ascii="Arial" w:hAnsi="Arial" w:cs="Arial"/>
          <w:sz w:val="24"/>
          <w:szCs w:val="24"/>
        </w:rPr>
      </w:pPr>
    </w:p>
    <w:p w14:paraId="12F1266F" w14:textId="77777777" w:rsidR="000B2415" w:rsidRPr="00B84159" w:rsidRDefault="000B2415" w:rsidP="000B2415">
      <w:pPr>
        <w:autoSpaceDE w:val="0"/>
        <w:autoSpaceDN w:val="0"/>
        <w:adjustRightInd w:val="0"/>
        <w:spacing w:after="0" w:line="360" w:lineRule="auto"/>
        <w:jc w:val="center"/>
        <w:rPr>
          <w:rFonts w:ascii="Arial" w:hAnsi="Arial" w:cs="Arial"/>
        </w:rPr>
      </w:pPr>
    </w:p>
    <w:p w14:paraId="485C3C14" w14:textId="77777777" w:rsidR="000B2415" w:rsidRPr="00B84159" w:rsidRDefault="000B2415" w:rsidP="000B2415">
      <w:pPr>
        <w:autoSpaceDE w:val="0"/>
        <w:autoSpaceDN w:val="0"/>
        <w:adjustRightInd w:val="0"/>
        <w:spacing w:after="0" w:line="360" w:lineRule="auto"/>
        <w:jc w:val="center"/>
        <w:rPr>
          <w:rFonts w:ascii="Arial" w:hAnsi="Arial" w:cs="Arial"/>
          <w:b/>
          <w:bCs/>
          <w:color w:val="000000"/>
          <w:sz w:val="24"/>
          <w:szCs w:val="24"/>
        </w:rPr>
      </w:pPr>
      <w:r w:rsidRPr="00B84159">
        <w:rPr>
          <w:noProof/>
          <w:lang w:val="en-US"/>
        </w:rPr>
        <mc:AlternateContent>
          <mc:Choice Requires="wps">
            <w:drawing>
              <wp:anchor distT="0" distB="0" distL="114300" distR="114300" simplePos="0" relativeHeight="251656704" behindDoc="0" locked="0" layoutInCell="1" allowOverlap="1" wp14:anchorId="373351B3" wp14:editId="46D20CAE">
                <wp:simplePos x="0" y="0"/>
                <wp:positionH relativeFrom="column">
                  <wp:posOffset>5866765</wp:posOffset>
                </wp:positionH>
                <wp:positionV relativeFrom="paragraph">
                  <wp:posOffset>-311150</wp:posOffset>
                </wp:positionV>
                <wp:extent cx="142875" cy="118745"/>
                <wp:effectExtent l="0" t="0" r="28575" b="14605"/>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118745"/>
                        </a:xfrm>
                        <a:prstGeom prst="rect">
                          <a:avLst/>
                        </a:prstGeom>
                        <a:solidFill>
                          <a:schemeClr val="bg1">
                            <a:lumMod val="100000"/>
                            <a:lumOff val="0"/>
                          </a:schemeClr>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0F087D" id="Rectangle 6" o:spid="_x0000_s1026" style="position:absolute;margin-left:461.95pt;margin-top:-24.5pt;width:11.25pt;height:9.3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" fillcolor="white [3212]" strokecolor="white [3212]"/>
            </w:pict>
          </mc:Fallback>
        </mc:AlternateContent>
      </w:r>
      <w:r w:rsidRPr="00B84159">
        <w:rPr>
          <w:rFonts w:ascii="Arial" w:hAnsi="Arial" w:cs="Arial"/>
          <w:b/>
          <w:bCs/>
          <w:color w:val="000000"/>
          <w:sz w:val="24"/>
          <w:szCs w:val="24"/>
        </w:rPr>
        <w:t>REPÚBLICA BOLIVARIANA DE VENEZUELA</w:t>
      </w:r>
    </w:p>
    <w:p w14:paraId="1579973F" w14:textId="77777777" w:rsidR="000B2415" w:rsidRPr="00B84159" w:rsidRDefault="000B2415" w:rsidP="000B2415">
      <w:pPr>
        <w:autoSpaceDE w:val="0"/>
        <w:autoSpaceDN w:val="0"/>
        <w:adjustRightInd w:val="0"/>
        <w:spacing w:after="0" w:line="360" w:lineRule="auto"/>
        <w:jc w:val="center"/>
        <w:rPr>
          <w:rFonts w:ascii="Arial" w:hAnsi="Arial" w:cs="Arial"/>
          <w:b/>
          <w:bCs/>
          <w:color w:val="000000"/>
          <w:sz w:val="24"/>
          <w:szCs w:val="24"/>
        </w:rPr>
      </w:pPr>
      <w:r w:rsidRPr="00B84159">
        <w:rPr>
          <w:rFonts w:ascii="Arial" w:hAnsi="Arial" w:cs="Arial"/>
          <w:b/>
          <w:bCs/>
          <w:color w:val="000000"/>
          <w:sz w:val="24"/>
          <w:szCs w:val="24"/>
        </w:rPr>
        <w:t>UNIVERSIDAD DEL ZULIA</w:t>
      </w:r>
    </w:p>
    <w:p w14:paraId="74AC0667" w14:textId="77777777" w:rsidR="000B2415" w:rsidRPr="00B84159" w:rsidRDefault="000B2415" w:rsidP="000B2415">
      <w:pPr>
        <w:autoSpaceDE w:val="0"/>
        <w:autoSpaceDN w:val="0"/>
        <w:adjustRightInd w:val="0"/>
        <w:spacing w:after="0" w:line="360" w:lineRule="auto"/>
        <w:jc w:val="center"/>
        <w:rPr>
          <w:rFonts w:ascii="Arial" w:hAnsi="Arial" w:cs="Arial"/>
          <w:b/>
          <w:bCs/>
          <w:sz w:val="24"/>
          <w:szCs w:val="24"/>
        </w:rPr>
      </w:pPr>
      <w:r w:rsidRPr="00B84159">
        <w:rPr>
          <w:rFonts w:ascii="Arial" w:hAnsi="Arial" w:cs="Arial"/>
          <w:b/>
          <w:bCs/>
          <w:sz w:val="24"/>
          <w:szCs w:val="24"/>
        </w:rPr>
        <w:t>FACULTAD DE INGENIERÍA</w:t>
      </w:r>
    </w:p>
    <w:p w14:paraId="067E984E" w14:textId="77777777" w:rsidR="000B2415" w:rsidRPr="00B84159" w:rsidRDefault="000B2415" w:rsidP="000B2415">
      <w:pPr>
        <w:autoSpaceDE w:val="0"/>
        <w:autoSpaceDN w:val="0"/>
        <w:adjustRightInd w:val="0"/>
        <w:spacing w:after="0" w:line="360" w:lineRule="auto"/>
        <w:jc w:val="center"/>
        <w:rPr>
          <w:rFonts w:ascii="Arial" w:hAnsi="Arial" w:cs="Arial"/>
          <w:b/>
          <w:bCs/>
          <w:sz w:val="24"/>
          <w:szCs w:val="24"/>
        </w:rPr>
      </w:pPr>
      <w:r w:rsidRPr="00B84159">
        <w:rPr>
          <w:rFonts w:ascii="Arial" w:hAnsi="Arial" w:cs="Arial"/>
          <w:b/>
          <w:bCs/>
          <w:sz w:val="24"/>
          <w:szCs w:val="24"/>
        </w:rPr>
        <w:t>ESCUELA DE PETRÓLEO</w:t>
      </w:r>
    </w:p>
    <w:p w14:paraId="41A5979E" w14:textId="77777777" w:rsidR="000B2415" w:rsidRPr="00B84159" w:rsidRDefault="000B2415" w:rsidP="000B2415">
      <w:pPr>
        <w:autoSpaceDE w:val="0"/>
        <w:autoSpaceDN w:val="0"/>
        <w:adjustRightInd w:val="0"/>
        <w:spacing w:after="0" w:line="360" w:lineRule="auto"/>
        <w:rPr>
          <w:rFonts w:ascii="Arial" w:hAnsi="Arial" w:cs="Arial"/>
          <w:b/>
          <w:bCs/>
          <w:sz w:val="24"/>
          <w:szCs w:val="24"/>
        </w:rPr>
      </w:pPr>
    </w:p>
    <w:p w14:paraId="08B6537B" w14:textId="77777777" w:rsidR="000B2415" w:rsidRPr="00B84159" w:rsidRDefault="000B2415" w:rsidP="000B2415">
      <w:pPr>
        <w:autoSpaceDE w:val="0"/>
        <w:autoSpaceDN w:val="0"/>
        <w:adjustRightInd w:val="0"/>
        <w:spacing w:after="0" w:line="360" w:lineRule="auto"/>
        <w:rPr>
          <w:rFonts w:ascii="Arial" w:hAnsi="Arial" w:cs="Arial"/>
        </w:rPr>
      </w:pPr>
      <w:r w:rsidRPr="00B84159">
        <w:rPr>
          <w:noProof/>
          <w:lang w:val="en-US"/>
        </w:rPr>
        <w:drawing>
          <wp:anchor distT="0" distB="0" distL="114300" distR="114300" simplePos="0" relativeHeight="251657728" behindDoc="0" locked="0" layoutInCell="1" allowOverlap="1" wp14:anchorId="033D4216" wp14:editId="601CF56C">
            <wp:simplePos x="0" y="0"/>
            <wp:positionH relativeFrom="column">
              <wp:posOffset>1970405</wp:posOffset>
            </wp:positionH>
            <wp:positionV relativeFrom="paragraph">
              <wp:posOffset>205105</wp:posOffset>
            </wp:positionV>
            <wp:extent cx="2066925" cy="2284730"/>
            <wp:effectExtent l="0" t="0" r="9525" b="127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66925" cy="2284730"/>
                    </a:xfrm>
                    <a:prstGeom prst="rect">
                      <a:avLst/>
                    </a:prstGeom>
                    <a:noFill/>
                  </pic:spPr>
                </pic:pic>
              </a:graphicData>
            </a:graphic>
            <wp14:sizeRelH relativeFrom="page">
              <wp14:pctWidth>0</wp14:pctWidth>
            </wp14:sizeRelH>
            <wp14:sizeRelV relativeFrom="page">
              <wp14:pctHeight>0</wp14:pctHeight>
            </wp14:sizeRelV>
          </wp:anchor>
        </w:drawing>
      </w:r>
    </w:p>
    <w:p w14:paraId="55AD494F" w14:textId="77777777" w:rsidR="000B2415" w:rsidRPr="00B84159" w:rsidRDefault="000B2415" w:rsidP="000B2415">
      <w:pPr>
        <w:autoSpaceDE w:val="0"/>
        <w:autoSpaceDN w:val="0"/>
        <w:adjustRightInd w:val="0"/>
        <w:spacing w:after="0" w:line="360" w:lineRule="auto"/>
        <w:rPr>
          <w:rFonts w:ascii="Arial" w:hAnsi="Arial" w:cs="Arial"/>
        </w:rPr>
      </w:pPr>
    </w:p>
    <w:p w14:paraId="73E23B4E" w14:textId="77777777" w:rsidR="000B2415" w:rsidRPr="00B84159" w:rsidRDefault="000B2415" w:rsidP="000B2415">
      <w:pPr>
        <w:autoSpaceDE w:val="0"/>
        <w:autoSpaceDN w:val="0"/>
        <w:adjustRightInd w:val="0"/>
        <w:spacing w:after="0" w:line="360" w:lineRule="auto"/>
        <w:rPr>
          <w:rFonts w:ascii="Arial" w:hAnsi="Arial" w:cs="Arial"/>
        </w:rPr>
      </w:pPr>
    </w:p>
    <w:p w14:paraId="490A16D9" w14:textId="77777777" w:rsidR="000B2415" w:rsidRPr="00B84159" w:rsidRDefault="000B2415" w:rsidP="000B2415">
      <w:pPr>
        <w:autoSpaceDE w:val="0"/>
        <w:autoSpaceDN w:val="0"/>
        <w:adjustRightInd w:val="0"/>
        <w:spacing w:after="0" w:line="360" w:lineRule="auto"/>
        <w:rPr>
          <w:rFonts w:ascii="Arial" w:hAnsi="Arial" w:cs="Arial"/>
        </w:rPr>
      </w:pPr>
    </w:p>
    <w:p w14:paraId="231B51E2" w14:textId="77777777" w:rsidR="000B2415" w:rsidRPr="00B84159" w:rsidRDefault="000B2415" w:rsidP="000B2415">
      <w:pPr>
        <w:autoSpaceDE w:val="0"/>
        <w:autoSpaceDN w:val="0"/>
        <w:adjustRightInd w:val="0"/>
        <w:spacing w:after="0" w:line="360" w:lineRule="auto"/>
        <w:rPr>
          <w:rFonts w:ascii="Arial" w:hAnsi="Arial" w:cs="Arial"/>
        </w:rPr>
      </w:pPr>
    </w:p>
    <w:p w14:paraId="6A2116C7" w14:textId="77777777" w:rsidR="000B2415" w:rsidRPr="00B84159" w:rsidRDefault="000B2415" w:rsidP="000B2415">
      <w:pPr>
        <w:autoSpaceDE w:val="0"/>
        <w:autoSpaceDN w:val="0"/>
        <w:adjustRightInd w:val="0"/>
        <w:spacing w:after="0" w:line="360" w:lineRule="auto"/>
        <w:rPr>
          <w:rFonts w:ascii="Arial" w:hAnsi="Arial" w:cs="Arial"/>
        </w:rPr>
      </w:pPr>
    </w:p>
    <w:p w14:paraId="1273BBAB" w14:textId="77777777" w:rsidR="000B2415" w:rsidRPr="00B84159" w:rsidRDefault="000B2415" w:rsidP="000B2415">
      <w:pPr>
        <w:autoSpaceDE w:val="0"/>
        <w:autoSpaceDN w:val="0"/>
        <w:adjustRightInd w:val="0"/>
        <w:spacing w:after="0" w:line="360" w:lineRule="auto"/>
        <w:rPr>
          <w:rFonts w:ascii="Arial" w:hAnsi="Arial" w:cs="Arial"/>
        </w:rPr>
      </w:pPr>
    </w:p>
    <w:p w14:paraId="7CF34DC2" w14:textId="77777777" w:rsidR="000B2415" w:rsidRPr="00B84159" w:rsidRDefault="000B2415" w:rsidP="000B2415">
      <w:pPr>
        <w:autoSpaceDE w:val="0"/>
        <w:autoSpaceDN w:val="0"/>
        <w:adjustRightInd w:val="0"/>
        <w:spacing w:after="0" w:line="360" w:lineRule="auto"/>
        <w:rPr>
          <w:rFonts w:ascii="Arial" w:hAnsi="Arial" w:cs="Arial"/>
        </w:rPr>
      </w:pPr>
    </w:p>
    <w:p w14:paraId="1CFB05FD" w14:textId="77777777" w:rsidR="000B2415" w:rsidRPr="00B84159" w:rsidRDefault="000B2415" w:rsidP="000B2415">
      <w:pPr>
        <w:autoSpaceDE w:val="0"/>
        <w:autoSpaceDN w:val="0"/>
        <w:adjustRightInd w:val="0"/>
        <w:spacing w:after="0" w:line="360" w:lineRule="auto"/>
        <w:rPr>
          <w:rFonts w:ascii="Arial" w:hAnsi="Arial" w:cs="Arial"/>
        </w:rPr>
      </w:pPr>
    </w:p>
    <w:p w14:paraId="65216DC9" w14:textId="77777777" w:rsidR="000B2415" w:rsidRPr="00B84159" w:rsidRDefault="000B2415" w:rsidP="000B2415">
      <w:pPr>
        <w:autoSpaceDE w:val="0"/>
        <w:autoSpaceDN w:val="0"/>
        <w:adjustRightInd w:val="0"/>
        <w:spacing w:after="0" w:line="360" w:lineRule="auto"/>
        <w:rPr>
          <w:rFonts w:ascii="Arial" w:hAnsi="Arial" w:cs="Arial"/>
        </w:rPr>
      </w:pPr>
    </w:p>
    <w:p w14:paraId="4E7D9EAC" w14:textId="77777777" w:rsidR="000B2415" w:rsidRPr="00B84159" w:rsidRDefault="000B2415" w:rsidP="000B2415">
      <w:pPr>
        <w:autoSpaceDE w:val="0"/>
        <w:autoSpaceDN w:val="0"/>
        <w:adjustRightInd w:val="0"/>
        <w:spacing w:after="0" w:line="360" w:lineRule="auto"/>
        <w:jc w:val="center"/>
        <w:rPr>
          <w:rFonts w:ascii="Arial" w:hAnsi="Arial" w:cs="Arial"/>
          <w:b/>
          <w:bCs/>
        </w:rPr>
      </w:pPr>
    </w:p>
    <w:p w14:paraId="443D007B" w14:textId="77777777" w:rsidR="000B2415" w:rsidRPr="00B84159" w:rsidRDefault="000B2415" w:rsidP="000B2415">
      <w:pPr>
        <w:autoSpaceDE w:val="0"/>
        <w:autoSpaceDN w:val="0"/>
        <w:adjustRightInd w:val="0"/>
        <w:spacing w:after="0" w:line="360" w:lineRule="auto"/>
        <w:jc w:val="center"/>
        <w:rPr>
          <w:rFonts w:ascii="Arial" w:hAnsi="Arial" w:cs="Arial"/>
          <w:sz w:val="24"/>
          <w:szCs w:val="24"/>
        </w:rPr>
      </w:pPr>
      <w:r w:rsidRPr="00B84159">
        <w:rPr>
          <w:rFonts w:ascii="Arial" w:hAnsi="Arial" w:cs="Arial"/>
          <w:b/>
          <w:bCs/>
          <w:sz w:val="24"/>
          <w:szCs w:val="24"/>
        </w:rPr>
        <w:t>SOLICITUD DE ASIGNACIÓN DE TRABAJO ESPECIAL DE GRADO</w:t>
      </w:r>
    </w:p>
    <w:p w14:paraId="734839E9" w14:textId="77777777" w:rsidR="000B2415" w:rsidRPr="00B84159" w:rsidRDefault="000B2415" w:rsidP="000B2415">
      <w:pPr>
        <w:autoSpaceDE w:val="0"/>
        <w:autoSpaceDN w:val="0"/>
        <w:adjustRightInd w:val="0"/>
        <w:spacing w:after="0" w:line="360" w:lineRule="auto"/>
        <w:jc w:val="center"/>
        <w:rPr>
          <w:rFonts w:ascii="Arial" w:hAnsi="Arial" w:cs="Arial"/>
          <w:b/>
          <w:bCs/>
          <w:sz w:val="24"/>
          <w:szCs w:val="24"/>
        </w:rPr>
      </w:pPr>
    </w:p>
    <w:p w14:paraId="34E28792" w14:textId="77777777" w:rsidR="000B2415" w:rsidRPr="00B84159" w:rsidRDefault="000B2415" w:rsidP="000B2415">
      <w:pPr>
        <w:autoSpaceDE w:val="0"/>
        <w:autoSpaceDN w:val="0"/>
        <w:adjustRightInd w:val="0"/>
        <w:spacing w:after="0" w:line="360" w:lineRule="auto"/>
        <w:jc w:val="center"/>
        <w:rPr>
          <w:rFonts w:ascii="Arial" w:hAnsi="Arial" w:cs="Arial"/>
          <w:b/>
          <w:bCs/>
          <w:sz w:val="24"/>
          <w:szCs w:val="24"/>
        </w:rPr>
      </w:pPr>
    </w:p>
    <w:p w14:paraId="7177C37A" w14:textId="77777777" w:rsidR="000B2415" w:rsidRPr="00B84159" w:rsidRDefault="000B2415" w:rsidP="000B2415">
      <w:pPr>
        <w:autoSpaceDE w:val="0"/>
        <w:autoSpaceDN w:val="0"/>
        <w:adjustRightInd w:val="0"/>
        <w:spacing w:after="0" w:line="360" w:lineRule="auto"/>
        <w:jc w:val="center"/>
        <w:rPr>
          <w:rFonts w:ascii="Arial" w:hAnsi="Arial" w:cs="Arial"/>
          <w:b/>
          <w:bCs/>
          <w:sz w:val="24"/>
          <w:szCs w:val="24"/>
        </w:rPr>
      </w:pPr>
      <w:r w:rsidRPr="00B84159">
        <w:rPr>
          <w:rFonts w:ascii="Arial" w:hAnsi="Arial" w:cs="Arial"/>
          <w:b/>
          <w:bCs/>
          <w:sz w:val="24"/>
          <w:szCs w:val="24"/>
        </w:rPr>
        <w:t>Autor:</w:t>
      </w:r>
    </w:p>
    <w:tbl>
      <w:tblPr>
        <w:tblW w:w="16530" w:type="dxa"/>
        <w:tblInd w:w="2650" w:type="dxa"/>
        <w:tblLayout w:type="fixed"/>
        <w:tblLook w:val="04A0" w:firstRow="1" w:lastRow="0" w:firstColumn="1" w:lastColumn="0" w:noHBand="0" w:noVBand="1"/>
      </w:tblPr>
      <w:tblGrid>
        <w:gridCol w:w="4134"/>
        <w:gridCol w:w="4132"/>
        <w:gridCol w:w="4132"/>
        <w:gridCol w:w="4132"/>
      </w:tblGrid>
      <w:tr w:rsidR="001E20A1" w:rsidRPr="00B84159" w14:paraId="39CB02B9" w14:textId="77777777" w:rsidTr="001E20A1">
        <w:trPr>
          <w:trHeight w:val="1263"/>
        </w:trPr>
        <w:tc>
          <w:tcPr>
            <w:tcW w:w="4134" w:type="dxa"/>
            <w:tcBorders>
              <w:top w:val="single" w:sz="2" w:space="0" w:color="FFFFFF"/>
              <w:left w:val="single" w:sz="2" w:space="0" w:color="FFFFFF"/>
              <w:bottom w:val="nil"/>
              <w:right w:val="single" w:sz="2" w:space="0" w:color="FFFFFF"/>
            </w:tcBorders>
            <w:shd w:val="clear" w:color="auto" w:fill="FFFFFF"/>
            <w:hideMark/>
          </w:tcPr>
          <w:p w14:paraId="1907CB2F" w14:textId="19FD8153" w:rsidR="001E20A1" w:rsidRPr="006648A3" w:rsidRDefault="001E20A1">
            <w:pPr>
              <w:keepNext/>
              <w:autoSpaceDE w:val="0"/>
              <w:autoSpaceDN w:val="0"/>
              <w:adjustRightInd w:val="0"/>
              <w:spacing w:after="0" w:line="360" w:lineRule="auto"/>
              <w:ind w:left="5580" w:hanging="5580"/>
              <w:jc w:val="center"/>
              <w:rPr>
                <w:rFonts w:ascii="Arial" w:hAnsi="Arial" w:cs="Arial"/>
                <w:color w:val="000000"/>
                <w:highlight w:val="yellow"/>
              </w:rPr>
            </w:pPr>
            <w:r w:rsidRPr="006648A3">
              <w:rPr>
                <w:rFonts w:ascii="Arial" w:hAnsi="Arial" w:cs="Arial"/>
                <w:color w:val="000000"/>
                <w:highlight w:val="yellow"/>
              </w:rPr>
              <w:lastRenderedPageBreak/>
              <w:t xml:space="preserve">Br. </w:t>
            </w:r>
            <w:r>
              <w:rPr>
                <w:rFonts w:ascii="Arial" w:hAnsi="Arial" w:cs="Arial"/>
                <w:color w:val="000000"/>
                <w:highlight w:val="yellow"/>
              </w:rPr>
              <w:t>Villalobos Marcano</w:t>
            </w:r>
            <w:r w:rsidRPr="006648A3">
              <w:rPr>
                <w:rFonts w:ascii="Arial" w:hAnsi="Arial" w:cs="Arial"/>
                <w:color w:val="000000"/>
                <w:highlight w:val="yellow"/>
              </w:rPr>
              <w:t>,</w:t>
            </w:r>
            <w:r>
              <w:rPr>
                <w:rFonts w:ascii="Arial" w:hAnsi="Arial" w:cs="Arial"/>
                <w:color w:val="000000"/>
                <w:highlight w:val="yellow"/>
              </w:rPr>
              <w:t xml:space="preserve"> Alemarnery Chi</w:t>
            </w:r>
            <w:r w:rsidR="00AA0B63">
              <w:rPr>
                <w:rFonts w:ascii="Arial" w:hAnsi="Arial" w:cs="Arial"/>
                <w:color w:val="000000"/>
                <w:highlight w:val="yellow"/>
              </w:rPr>
              <w:t>qui</w:t>
            </w:r>
            <w:r w:rsidRPr="006648A3">
              <w:rPr>
                <w:rFonts w:ascii="Arial" w:hAnsi="Arial" w:cs="Arial"/>
                <w:color w:val="000000"/>
                <w:highlight w:val="yellow"/>
              </w:rPr>
              <w:t xml:space="preserve"> </w:t>
            </w:r>
          </w:p>
          <w:p w14:paraId="5B0A9A3F" w14:textId="77777777" w:rsidR="001E20A1" w:rsidRPr="006648A3" w:rsidRDefault="001E20A1">
            <w:pPr>
              <w:autoSpaceDE w:val="0"/>
              <w:autoSpaceDN w:val="0"/>
              <w:adjustRightInd w:val="0"/>
              <w:spacing w:after="0" w:line="360" w:lineRule="auto"/>
              <w:jc w:val="center"/>
              <w:rPr>
                <w:rFonts w:ascii="Arial" w:hAnsi="Arial" w:cs="Arial"/>
                <w:highlight w:val="yellow"/>
              </w:rPr>
            </w:pPr>
            <w:r w:rsidRPr="006648A3">
              <w:rPr>
                <w:rFonts w:ascii="Arial" w:hAnsi="Arial" w:cs="Arial"/>
                <w:highlight w:val="yellow"/>
              </w:rPr>
              <w:t>C.I.: V-23.</w:t>
            </w:r>
            <w:r>
              <w:rPr>
                <w:rFonts w:ascii="Arial" w:hAnsi="Arial" w:cs="Arial"/>
                <w:highlight w:val="yellow"/>
              </w:rPr>
              <w:t>894</w:t>
            </w:r>
            <w:r w:rsidRPr="006648A3">
              <w:rPr>
                <w:rFonts w:ascii="Arial" w:hAnsi="Arial" w:cs="Arial"/>
                <w:highlight w:val="yellow"/>
              </w:rPr>
              <w:t>.</w:t>
            </w:r>
            <w:r>
              <w:rPr>
                <w:rFonts w:ascii="Arial" w:hAnsi="Arial" w:cs="Arial"/>
                <w:highlight w:val="yellow"/>
              </w:rPr>
              <w:t>731</w:t>
            </w:r>
          </w:p>
          <w:p w14:paraId="40CC4A5D" w14:textId="77777777" w:rsidR="001E20A1" w:rsidRPr="006648A3" w:rsidRDefault="001E20A1">
            <w:pPr>
              <w:autoSpaceDE w:val="0"/>
              <w:autoSpaceDN w:val="0"/>
              <w:adjustRightInd w:val="0"/>
              <w:spacing w:after="0" w:line="360" w:lineRule="auto"/>
              <w:jc w:val="center"/>
              <w:rPr>
                <w:rFonts w:ascii="Arial" w:hAnsi="Arial" w:cs="Arial"/>
                <w:highlight w:val="yellow"/>
              </w:rPr>
            </w:pPr>
            <w:r w:rsidRPr="006648A3">
              <w:rPr>
                <w:rFonts w:ascii="Arial" w:hAnsi="Arial" w:cs="Arial"/>
                <w:highlight w:val="yellow"/>
              </w:rPr>
              <w:t>Telf.: 042</w:t>
            </w:r>
            <w:r>
              <w:rPr>
                <w:rFonts w:ascii="Arial" w:hAnsi="Arial" w:cs="Arial"/>
                <w:highlight w:val="yellow"/>
              </w:rPr>
              <w:t>4</w:t>
            </w:r>
            <w:r w:rsidRPr="006648A3">
              <w:rPr>
                <w:rFonts w:ascii="Arial" w:hAnsi="Arial" w:cs="Arial"/>
                <w:highlight w:val="yellow"/>
              </w:rPr>
              <w:t>-</w:t>
            </w:r>
            <w:r>
              <w:rPr>
                <w:rFonts w:ascii="Arial" w:hAnsi="Arial" w:cs="Arial"/>
                <w:highlight w:val="yellow"/>
              </w:rPr>
              <w:t>6155740</w:t>
            </w:r>
          </w:p>
          <w:p w14:paraId="784DA5B4" w14:textId="77777777" w:rsidR="001E20A1" w:rsidRPr="006648A3" w:rsidRDefault="001E20A1">
            <w:pPr>
              <w:autoSpaceDE w:val="0"/>
              <w:autoSpaceDN w:val="0"/>
              <w:adjustRightInd w:val="0"/>
              <w:spacing w:after="0" w:line="360" w:lineRule="auto"/>
              <w:jc w:val="center"/>
              <w:rPr>
                <w:rFonts w:ascii="Arial" w:hAnsi="Arial" w:cs="Arial"/>
                <w:highlight w:val="yellow"/>
              </w:rPr>
            </w:pPr>
            <w:r w:rsidRPr="006648A3">
              <w:rPr>
                <w:rFonts w:ascii="Arial" w:hAnsi="Arial" w:cs="Arial"/>
                <w:highlight w:val="yellow"/>
              </w:rPr>
              <w:t xml:space="preserve">Correo electrónico: </w:t>
            </w:r>
          </w:p>
          <w:p w14:paraId="55DAD503" w14:textId="77777777" w:rsidR="001E20A1" w:rsidRPr="00B84159" w:rsidRDefault="001E20A1" w:rsidP="00C34DC1">
            <w:pPr>
              <w:autoSpaceDE w:val="0"/>
              <w:autoSpaceDN w:val="0"/>
              <w:adjustRightInd w:val="0"/>
              <w:spacing w:after="0" w:line="360" w:lineRule="auto"/>
              <w:jc w:val="center"/>
              <w:rPr>
                <w:rFonts w:ascii="Arial" w:hAnsi="Arial" w:cs="Arial"/>
              </w:rPr>
            </w:pPr>
            <w:r>
              <w:rPr>
                <w:rFonts w:ascii="Arial" w:hAnsi="Arial" w:cs="Arial"/>
                <w:highlight w:val="yellow"/>
              </w:rPr>
              <w:t>aleemar.95</w:t>
            </w:r>
            <w:r w:rsidRPr="006648A3">
              <w:rPr>
                <w:rFonts w:ascii="Arial" w:hAnsi="Arial" w:cs="Arial"/>
                <w:highlight w:val="yellow"/>
              </w:rPr>
              <w:t>@gmail.com</w:t>
            </w:r>
          </w:p>
        </w:tc>
        <w:tc>
          <w:tcPr>
            <w:tcW w:w="4132" w:type="dxa"/>
            <w:tcBorders>
              <w:top w:val="single" w:sz="2" w:space="0" w:color="FFFFFF"/>
              <w:left w:val="single" w:sz="2" w:space="0" w:color="FFFFFF"/>
              <w:bottom w:val="nil"/>
              <w:right w:val="single" w:sz="2" w:space="0" w:color="FFFFFF"/>
            </w:tcBorders>
            <w:shd w:val="clear" w:color="auto" w:fill="FFFFFF"/>
          </w:tcPr>
          <w:p w14:paraId="472AC036" w14:textId="77777777" w:rsidR="001E20A1" w:rsidRPr="00B84159" w:rsidRDefault="001E20A1">
            <w:pPr>
              <w:autoSpaceDE w:val="0"/>
              <w:autoSpaceDN w:val="0"/>
              <w:adjustRightInd w:val="0"/>
              <w:spacing w:after="0" w:line="360" w:lineRule="auto"/>
              <w:jc w:val="center"/>
              <w:rPr>
                <w:rFonts w:ascii="Arial" w:hAnsi="Arial" w:cs="Arial"/>
              </w:rPr>
            </w:pPr>
          </w:p>
        </w:tc>
        <w:tc>
          <w:tcPr>
            <w:tcW w:w="4132" w:type="dxa"/>
            <w:tcBorders>
              <w:top w:val="single" w:sz="2" w:space="0" w:color="FFFFFF"/>
              <w:left w:val="single" w:sz="2" w:space="0" w:color="FFFFFF"/>
              <w:bottom w:val="nil"/>
              <w:right w:val="single" w:sz="2" w:space="0" w:color="FFFFFF"/>
            </w:tcBorders>
            <w:shd w:val="clear" w:color="auto" w:fill="FFFFFF"/>
          </w:tcPr>
          <w:p w14:paraId="4E1CB594" w14:textId="77777777" w:rsidR="001E20A1" w:rsidRPr="00B84159" w:rsidRDefault="001E20A1">
            <w:pPr>
              <w:autoSpaceDE w:val="0"/>
              <w:autoSpaceDN w:val="0"/>
              <w:adjustRightInd w:val="0"/>
              <w:spacing w:after="0" w:line="360" w:lineRule="auto"/>
              <w:jc w:val="center"/>
              <w:rPr>
                <w:rFonts w:ascii="Arial" w:hAnsi="Arial" w:cs="Arial"/>
              </w:rPr>
            </w:pPr>
          </w:p>
        </w:tc>
        <w:tc>
          <w:tcPr>
            <w:tcW w:w="4132" w:type="dxa"/>
            <w:tcBorders>
              <w:top w:val="single" w:sz="2" w:space="0" w:color="FFFFFF"/>
              <w:left w:val="single" w:sz="2" w:space="0" w:color="FFFFFF"/>
              <w:bottom w:val="nil"/>
              <w:right w:val="single" w:sz="2" w:space="0" w:color="FFFFFF"/>
            </w:tcBorders>
            <w:shd w:val="clear" w:color="auto" w:fill="FFFFFF"/>
          </w:tcPr>
          <w:p w14:paraId="3E6EC010" w14:textId="77777777" w:rsidR="001E20A1" w:rsidRPr="00B84159" w:rsidRDefault="001E20A1">
            <w:pPr>
              <w:autoSpaceDE w:val="0"/>
              <w:autoSpaceDN w:val="0"/>
              <w:adjustRightInd w:val="0"/>
              <w:spacing w:after="0" w:line="360" w:lineRule="auto"/>
              <w:jc w:val="center"/>
              <w:rPr>
                <w:rFonts w:ascii="Arial" w:hAnsi="Arial" w:cs="Arial"/>
              </w:rPr>
            </w:pPr>
          </w:p>
        </w:tc>
      </w:tr>
    </w:tbl>
    <w:p w14:paraId="3C34560A" w14:textId="77777777" w:rsidR="000B2415" w:rsidRPr="00B84159" w:rsidRDefault="000B2415" w:rsidP="000B2415">
      <w:pPr>
        <w:autoSpaceDE w:val="0"/>
        <w:autoSpaceDN w:val="0"/>
        <w:adjustRightInd w:val="0"/>
        <w:spacing w:after="0" w:line="360" w:lineRule="auto"/>
        <w:jc w:val="center"/>
        <w:rPr>
          <w:rFonts w:ascii="Arial" w:hAnsi="Arial" w:cs="Arial"/>
          <w:b/>
          <w:bCs/>
        </w:rPr>
      </w:pPr>
    </w:p>
    <w:p w14:paraId="3ED58783" w14:textId="77777777" w:rsidR="000B2415" w:rsidRPr="00B84159" w:rsidRDefault="000B2415" w:rsidP="000B2415">
      <w:pPr>
        <w:autoSpaceDE w:val="0"/>
        <w:autoSpaceDN w:val="0"/>
        <w:adjustRightInd w:val="0"/>
        <w:spacing w:after="0" w:line="360" w:lineRule="auto"/>
        <w:rPr>
          <w:rFonts w:ascii="Arial" w:hAnsi="Arial" w:cs="Arial"/>
          <w:b/>
          <w:bCs/>
        </w:rPr>
      </w:pPr>
    </w:p>
    <w:p w14:paraId="20BC8A2D" w14:textId="77777777" w:rsidR="000B2415" w:rsidRPr="00B84159" w:rsidRDefault="000B2415" w:rsidP="000B2415">
      <w:pPr>
        <w:autoSpaceDE w:val="0"/>
        <w:autoSpaceDN w:val="0"/>
        <w:adjustRightInd w:val="0"/>
        <w:spacing w:after="0" w:line="360" w:lineRule="auto"/>
        <w:rPr>
          <w:rFonts w:ascii="Arial" w:hAnsi="Arial" w:cs="Arial"/>
          <w:b/>
          <w:bCs/>
        </w:rPr>
      </w:pPr>
    </w:p>
    <w:p w14:paraId="7C0DB52A" w14:textId="77777777" w:rsidR="000B2415" w:rsidRDefault="000B2415" w:rsidP="00AE0F53">
      <w:pPr>
        <w:autoSpaceDE w:val="0"/>
        <w:autoSpaceDN w:val="0"/>
        <w:adjustRightInd w:val="0"/>
        <w:spacing w:after="0" w:line="360" w:lineRule="auto"/>
        <w:jc w:val="center"/>
        <w:rPr>
          <w:rFonts w:ascii="Arial" w:hAnsi="Arial" w:cs="Arial"/>
          <w:b/>
          <w:bCs/>
          <w:sz w:val="24"/>
          <w:szCs w:val="24"/>
        </w:rPr>
      </w:pPr>
      <w:r w:rsidRPr="00E34206">
        <w:rPr>
          <w:rFonts w:ascii="Arial" w:hAnsi="Arial" w:cs="Arial"/>
          <w:b/>
          <w:bCs/>
          <w:sz w:val="24"/>
          <w:szCs w:val="24"/>
          <w:highlight w:val="yellow"/>
        </w:rPr>
        <w:t>“</w:t>
      </w:r>
      <w:r w:rsidR="002E6CBF">
        <w:rPr>
          <w:rFonts w:ascii="Arial" w:hAnsi="Arial" w:cs="Arial"/>
          <w:b/>
          <w:bCs/>
          <w:sz w:val="24"/>
          <w:szCs w:val="24"/>
          <w:highlight w:val="yellow"/>
        </w:rPr>
        <w:t>TITULO</w:t>
      </w:r>
      <w:r w:rsidRPr="00E34206">
        <w:rPr>
          <w:rFonts w:ascii="Arial" w:hAnsi="Arial" w:cs="Arial"/>
          <w:b/>
          <w:bCs/>
          <w:sz w:val="24"/>
          <w:szCs w:val="24"/>
          <w:highlight w:val="yellow"/>
        </w:rPr>
        <w:t>”</w:t>
      </w:r>
      <w:bookmarkStart w:id="1" w:name="_Toc516404800"/>
    </w:p>
    <w:p w14:paraId="34EBFDC6" w14:textId="77777777" w:rsidR="002E6CBF" w:rsidRDefault="002E6CBF" w:rsidP="00AE0F53">
      <w:pPr>
        <w:autoSpaceDE w:val="0"/>
        <w:autoSpaceDN w:val="0"/>
        <w:adjustRightInd w:val="0"/>
        <w:spacing w:after="0" w:line="360" w:lineRule="auto"/>
        <w:jc w:val="center"/>
        <w:rPr>
          <w:rFonts w:ascii="Arial" w:hAnsi="Arial" w:cs="Arial"/>
          <w:b/>
          <w:bCs/>
          <w:sz w:val="24"/>
          <w:szCs w:val="24"/>
        </w:rPr>
      </w:pPr>
    </w:p>
    <w:p w14:paraId="5C7375F6" w14:textId="77777777" w:rsidR="002E6CBF" w:rsidRDefault="002E6CBF" w:rsidP="00AE0F53">
      <w:pPr>
        <w:autoSpaceDE w:val="0"/>
        <w:autoSpaceDN w:val="0"/>
        <w:adjustRightInd w:val="0"/>
        <w:spacing w:after="0" w:line="360" w:lineRule="auto"/>
        <w:jc w:val="center"/>
        <w:rPr>
          <w:rFonts w:ascii="Arial" w:hAnsi="Arial" w:cs="Arial"/>
          <w:b/>
          <w:bCs/>
          <w:sz w:val="24"/>
          <w:szCs w:val="24"/>
        </w:rPr>
      </w:pPr>
    </w:p>
    <w:p w14:paraId="548140D2" w14:textId="77777777" w:rsidR="002E6CBF" w:rsidRPr="00B84159" w:rsidRDefault="002E6CBF" w:rsidP="00AE0F53">
      <w:pPr>
        <w:autoSpaceDE w:val="0"/>
        <w:autoSpaceDN w:val="0"/>
        <w:adjustRightInd w:val="0"/>
        <w:spacing w:after="0" w:line="360" w:lineRule="auto"/>
        <w:jc w:val="center"/>
        <w:rPr>
          <w:rFonts w:ascii="Arial" w:hAnsi="Arial" w:cs="Arial"/>
          <w:b/>
          <w:bCs/>
          <w:sz w:val="24"/>
          <w:szCs w:val="24"/>
        </w:rPr>
      </w:pPr>
    </w:p>
    <w:p w14:paraId="7DA0AC0D" w14:textId="77777777" w:rsidR="000B2415" w:rsidRPr="00B84159" w:rsidRDefault="000B2415" w:rsidP="000B2415">
      <w:pPr>
        <w:autoSpaceDE w:val="0"/>
        <w:autoSpaceDN w:val="0"/>
        <w:adjustRightInd w:val="0"/>
        <w:spacing w:after="0" w:line="360" w:lineRule="auto"/>
        <w:jc w:val="center"/>
        <w:outlineLvl w:val="0"/>
        <w:rPr>
          <w:rFonts w:ascii="Arial" w:hAnsi="Arial" w:cs="Arial"/>
          <w:b/>
          <w:bCs/>
          <w:sz w:val="24"/>
          <w:szCs w:val="24"/>
        </w:rPr>
      </w:pPr>
      <w:r w:rsidRPr="00B84159">
        <w:rPr>
          <w:noProof/>
          <w:lang w:val="en-US"/>
        </w:rPr>
        <mc:AlternateContent>
          <mc:Choice Requires="wps">
            <w:drawing>
              <wp:anchor distT="0" distB="0" distL="114300" distR="114300" simplePos="0" relativeHeight="251658752" behindDoc="0" locked="0" layoutInCell="1" allowOverlap="1" wp14:anchorId="52000940" wp14:editId="666FC4FF">
                <wp:simplePos x="0" y="0"/>
                <wp:positionH relativeFrom="column">
                  <wp:posOffset>5902325</wp:posOffset>
                </wp:positionH>
                <wp:positionV relativeFrom="paragraph">
                  <wp:posOffset>-311150</wp:posOffset>
                </wp:positionV>
                <wp:extent cx="95250" cy="142240"/>
                <wp:effectExtent l="0" t="0" r="19050" b="1016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 cy="142240"/>
                        </a:xfrm>
                        <a:prstGeom prst="rect">
                          <a:avLst/>
                        </a:prstGeom>
                        <a:solidFill>
                          <a:schemeClr val="bg1">
                            <a:lumMod val="100000"/>
                            <a:lumOff val="0"/>
                          </a:schemeClr>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67618A" id="Rectangle 4" o:spid="_x0000_s1026" style="position:absolute;margin-left:464.75pt;margin-top:-24.5pt;width:7.5pt;height:11.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" fillcolor="white [3212]" strokecolor="white [3212]"/>
            </w:pict>
          </mc:Fallback>
        </mc:AlternateContent>
      </w:r>
      <w:r w:rsidRPr="00B84159">
        <w:rPr>
          <w:rFonts w:ascii="Arial" w:hAnsi="Arial" w:cs="Arial"/>
          <w:b/>
          <w:bCs/>
          <w:sz w:val="24"/>
          <w:szCs w:val="24"/>
        </w:rPr>
        <w:t>APROBACIÓN</w:t>
      </w:r>
      <w:bookmarkEnd w:id="1"/>
    </w:p>
    <w:p w14:paraId="17F560EB" w14:textId="77777777" w:rsidR="000B2415" w:rsidRPr="00B84159" w:rsidRDefault="000B2415" w:rsidP="000B2415">
      <w:pPr>
        <w:autoSpaceDE w:val="0"/>
        <w:autoSpaceDN w:val="0"/>
        <w:adjustRightInd w:val="0"/>
        <w:spacing w:after="0" w:line="360" w:lineRule="auto"/>
        <w:jc w:val="center"/>
        <w:rPr>
          <w:rFonts w:ascii="Arial" w:hAnsi="Arial" w:cs="Arial"/>
          <w:b/>
          <w:bCs/>
          <w:sz w:val="24"/>
          <w:szCs w:val="24"/>
        </w:rPr>
      </w:pPr>
    </w:p>
    <w:p w14:paraId="3B93C3F4" w14:textId="77777777" w:rsidR="000B2415" w:rsidRPr="00B84159" w:rsidRDefault="000B2415" w:rsidP="000B2415">
      <w:pPr>
        <w:autoSpaceDE w:val="0"/>
        <w:autoSpaceDN w:val="0"/>
        <w:adjustRightInd w:val="0"/>
        <w:spacing w:after="0" w:line="360" w:lineRule="auto"/>
        <w:jc w:val="both"/>
        <w:rPr>
          <w:rFonts w:ascii="Arial" w:hAnsi="Arial" w:cs="Arial"/>
          <w:sz w:val="24"/>
          <w:szCs w:val="24"/>
        </w:rPr>
      </w:pPr>
      <w:r w:rsidRPr="00B84159">
        <w:rPr>
          <w:rFonts w:ascii="Arial" w:hAnsi="Arial" w:cs="Arial"/>
          <w:sz w:val="24"/>
          <w:szCs w:val="24"/>
        </w:rPr>
        <w:t>Los abajo firmantes aprueban el anteproyecto de Trabajo Especial de Grado, titulado:</w:t>
      </w:r>
    </w:p>
    <w:p w14:paraId="2ED14467" w14:textId="77777777" w:rsidR="000B2415" w:rsidRPr="00B84159" w:rsidRDefault="000B2415" w:rsidP="000B2415">
      <w:pPr>
        <w:autoSpaceDE w:val="0"/>
        <w:autoSpaceDN w:val="0"/>
        <w:adjustRightInd w:val="0"/>
        <w:spacing w:after="0" w:line="360" w:lineRule="auto"/>
        <w:jc w:val="both"/>
        <w:rPr>
          <w:rFonts w:ascii="Arial" w:hAnsi="Arial" w:cs="Arial"/>
          <w:sz w:val="24"/>
          <w:szCs w:val="24"/>
        </w:rPr>
      </w:pPr>
    </w:p>
    <w:p w14:paraId="2D39F850" w14:textId="77777777" w:rsidR="000B2415" w:rsidRPr="00B84159" w:rsidRDefault="000B2415" w:rsidP="00AE0F53">
      <w:pPr>
        <w:autoSpaceDE w:val="0"/>
        <w:autoSpaceDN w:val="0"/>
        <w:adjustRightInd w:val="0"/>
        <w:spacing w:after="0" w:line="360" w:lineRule="auto"/>
        <w:jc w:val="center"/>
        <w:rPr>
          <w:rFonts w:ascii="Arial" w:hAnsi="Arial" w:cs="Arial"/>
          <w:b/>
          <w:bCs/>
          <w:sz w:val="24"/>
          <w:szCs w:val="24"/>
        </w:rPr>
      </w:pPr>
      <w:r w:rsidRPr="00D552B6">
        <w:rPr>
          <w:rFonts w:ascii="Arial" w:hAnsi="Arial" w:cs="Arial"/>
          <w:b/>
          <w:bCs/>
          <w:sz w:val="24"/>
          <w:szCs w:val="24"/>
          <w:highlight w:val="yellow"/>
        </w:rPr>
        <w:t>“</w:t>
      </w:r>
      <w:r w:rsidR="002E6CBF">
        <w:rPr>
          <w:rFonts w:ascii="Arial" w:hAnsi="Arial" w:cs="Arial"/>
          <w:b/>
          <w:bCs/>
          <w:sz w:val="24"/>
          <w:szCs w:val="24"/>
          <w:highlight w:val="yellow"/>
        </w:rPr>
        <w:t>TITULO</w:t>
      </w:r>
      <w:r w:rsidRPr="00B84159">
        <w:rPr>
          <w:rFonts w:ascii="Arial" w:hAnsi="Arial" w:cs="Arial"/>
          <w:b/>
          <w:bCs/>
          <w:sz w:val="24"/>
          <w:szCs w:val="24"/>
        </w:rPr>
        <w:t>”</w:t>
      </w:r>
    </w:p>
    <w:p w14:paraId="23F7E730" w14:textId="77777777" w:rsidR="000B2415" w:rsidRPr="00B84159" w:rsidRDefault="000B2415" w:rsidP="000B2415">
      <w:pPr>
        <w:autoSpaceDE w:val="0"/>
        <w:autoSpaceDN w:val="0"/>
        <w:adjustRightInd w:val="0"/>
        <w:spacing w:after="0" w:line="360" w:lineRule="auto"/>
        <w:jc w:val="center"/>
        <w:rPr>
          <w:rFonts w:ascii="Arial" w:hAnsi="Arial" w:cs="Arial"/>
          <w:b/>
          <w:bCs/>
          <w:sz w:val="24"/>
          <w:szCs w:val="24"/>
        </w:rPr>
      </w:pPr>
    </w:p>
    <w:p w14:paraId="786CD2E8" w14:textId="77777777" w:rsidR="000B2415" w:rsidRPr="00B84159" w:rsidRDefault="00AE0F53" w:rsidP="000B2415">
      <w:pPr>
        <w:autoSpaceDE w:val="0"/>
        <w:autoSpaceDN w:val="0"/>
        <w:adjustRightInd w:val="0"/>
        <w:spacing w:after="0" w:line="360" w:lineRule="auto"/>
        <w:jc w:val="both"/>
        <w:rPr>
          <w:rFonts w:ascii="Arial" w:hAnsi="Arial" w:cs="Arial"/>
          <w:sz w:val="24"/>
          <w:szCs w:val="24"/>
        </w:rPr>
      </w:pPr>
      <w:r w:rsidRPr="00B84159">
        <w:rPr>
          <w:rFonts w:ascii="Arial" w:hAnsi="Arial" w:cs="Arial"/>
          <w:sz w:val="24"/>
          <w:szCs w:val="24"/>
        </w:rPr>
        <w:t xml:space="preserve">Que </w:t>
      </w:r>
      <w:r w:rsidR="0029592F">
        <w:rPr>
          <w:rFonts w:ascii="Arial" w:hAnsi="Arial" w:cs="Arial"/>
          <w:sz w:val="24"/>
          <w:szCs w:val="24"/>
        </w:rPr>
        <w:t>la</w:t>
      </w:r>
      <w:r w:rsidRPr="00B84159">
        <w:rPr>
          <w:rFonts w:ascii="Arial" w:hAnsi="Arial" w:cs="Arial"/>
          <w:sz w:val="24"/>
          <w:szCs w:val="24"/>
        </w:rPr>
        <w:t xml:space="preserve"> bachiller</w:t>
      </w:r>
      <w:r w:rsidR="000B2415" w:rsidRPr="00B84159">
        <w:rPr>
          <w:rFonts w:ascii="Arial" w:hAnsi="Arial" w:cs="Arial"/>
          <w:b/>
          <w:bCs/>
          <w:sz w:val="24"/>
          <w:szCs w:val="24"/>
        </w:rPr>
        <w:t xml:space="preserve"> </w:t>
      </w:r>
      <w:r w:rsidR="00D552B6">
        <w:rPr>
          <w:rFonts w:ascii="Arial" w:hAnsi="Arial" w:cs="Arial"/>
          <w:b/>
          <w:bCs/>
          <w:sz w:val="24"/>
          <w:szCs w:val="24"/>
        </w:rPr>
        <w:t>Villalobos Marcano Alemarnery Chiquinquirá</w:t>
      </w:r>
      <w:r w:rsidR="000B2415" w:rsidRPr="00B84159">
        <w:rPr>
          <w:rFonts w:ascii="Arial" w:hAnsi="Arial" w:cs="Arial"/>
          <w:b/>
          <w:bCs/>
          <w:i/>
          <w:iCs/>
          <w:sz w:val="24"/>
          <w:szCs w:val="24"/>
        </w:rPr>
        <w:t xml:space="preserve">, </w:t>
      </w:r>
      <w:r w:rsidR="000B2415" w:rsidRPr="00B84159">
        <w:rPr>
          <w:rFonts w:ascii="Arial" w:hAnsi="Arial" w:cs="Arial"/>
          <w:sz w:val="24"/>
          <w:szCs w:val="24"/>
        </w:rPr>
        <w:t>portador</w:t>
      </w:r>
      <w:r w:rsidR="00D552B6">
        <w:rPr>
          <w:rFonts w:ascii="Arial" w:hAnsi="Arial" w:cs="Arial"/>
          <w:sz w:val="24"/>
          <w:szCs w:val="24"/>
        </w:rPr>
        <w:t>a</w:t>
      </w:r>
      <w:r w:rsidR="000B2415" w:rsidRPr="00B84159">
        <w:rPr>
          <w:rFonts w:ascii="Arial" w:hAnsi="Arial" w:cs="Arial"/>
          <w:sz w:val="24"/>
          <w:szCs w:val="24"/>
        </w:rPr>
        <w:t xml:space="preserve"> de la C.I Nº V- </w:t>
      </w:r>
      <w:r w:rsidR="00D552B6">
        <w:rPr>
          <w:rFonts w:ascii="Arial" w:hAnsi="Arial" w:cs="Arial"/>
          <w:b/>
          <w:bCs/>
          <w:sz w:val="24"/>
          <w:szCs w:val="24"/>
        </w:rPr>
        <w:t>23</w:t>
      </w:r>
      <w:r w:rsidRPr="00B84159">
        <w:rPr>
          <w:rFonts w:ascii="Arial" w:hAnsi="Arial" w:cs="Arial"/>
          <w:b/>
          <w:bCs/>
          <w:sz w:val="24"/>
          <w:szCs w:val="24"/>
        </w:rPr>
        <w:t>.</w:t>
      </w:r>
      <w:r w:rsidR="00D552B6">
        <w:rPr>
          <w:rFonts w:ascii="Arial" w:hAnsi="Arial" w:cs="Arial"/>
          <w:b/>
          <w:bCs/>
          <w:sz w:val="24"/>
          <w:szCs w:val="24"/>
        </w:rPr>
        <w:t>894</w:t>
      </w:r>
      <w:r w:rsidRPr="00B84159">
        <w:rPr>
          <w:rFonts w:ascii="Arial" w:hAnsi="Arial" w:cs="Arial"/>
          <w:b/>
          <w:bCs/>
          <w:sz w:val="24"/>
          <w:szCs w:val="24"/>
        </w:rPr>
        <w:t>.</w:t>
      </w:r>
      <w:r w:rsidR="00D552B6">
        <w:rPr>
          <w:rFonts w:ascii="Arial" w:hAnsi="Arial" w:cs="Arial"/>
          <w:b/>
          <w:bCs/>
          <w:sz w:val="24"/>
          <w:szCs w:val="24"/>
        </w:rPr>
        <w:t>731</w:t>
      </w:r>
      <w:r w:rsidRPr="00B84159">
        <w:rPr>
          <w:rFonts w:ascii="Arial" w:hAnsi="Arial" w:cs="Arial"/>
          <w:b/>
          <w:bCs/>
          <w:sz w:val="24"/>
          <w:szCs w:val="24"/>
        </w:rPr>
        <w:t xml:space="preserve"> </w:t>
      </w:r>
      <w:r w:rsidR="000B2415" w:rsidRPr="00B84159">
        <w:rPr>
          <w:rFonts w:ascii="Arial" w:hAnsi="Arial" w:cs="Arial"/>
          <w:sz w:val="24"/>
          <w:szCs w:val="24"/>
        </w:rPr>
        <w:t>presenta ante el Consejo de la Escuela de Ingeniería de Petróleo de la Facultad de Ingeniería de LUZ como requisito para optar al título de Ingeniero de Petróleo, según los reglamentos de grado de la Universidad.</w:t>
      </w:r>
    </w:p>
    <w:p w14:paraId="01E41083" w14:textId="77777777" w:rsidR="000B2415" w:rsidRPr="00B84159" w:rsidRDefault="000B2415" w:rsidP="000B2415">
      <w:pPr>
        <w:autoSpaceDE w:val="0"/>
        <w:autoSpaceDN w:val="0"/>
        <w:adjustRightInd w:val="0"/>
        <w:spacing w:after="0" w:line="360" w:lineRule="auto"/>
        <w:jc w:val="both"/>
        <w:rPr>
          <w:rFonts w:ascii="Arial" w:hAnsi="Arial" w:cs="Arial"/>
          <w:sz w:val="24"/>
          <w:szCs w:val="24"/>
        </w:rPr>
      </w:pPr>
    </w:p>
    <w:p w14:paraId="255A1961" w14:textId="77777777" w:rsidR="000B2415" w:rsidRPr="00B84159" w:rsidRDefault="000B2415" w:rsidP="000B2415">
      <w:pPr>
        <w:autoSpaceDE w:val="0"/>
        <w:autoSpaceDN w:val="0"/>
        <w:adjustRightInd w:val="0"/>
        <w:spacing w:after="0" w:line="360" w:lineRule="auto"/>
        <w:jc w:val="both"/>
        <w:rPr>
          <w:rFonts w:ascii="Arial" w:hAnsi="Arial" w:cs="Arial"/>
          <w:sz w:val="24"/>
          <w:szCs w:val="24"/>
        </w:rPr>
      </w:pPr>
    </w:p>
    <w:p w14:paraId="0C8C6307" w14:textId="77777777" w:rsidR="000B2415" w:rsidRPr="00B84159" w:rsidRDefault="000B2415" w:rsidP="000B2415">
      <w:pPr>
        <w:autoSpaceDE w:val="0"/>
        <w:autoSpaceDN w:val="0"/>
        <w:adjustRightInd w:val="0"/>
        <w:spacing w:after="0" w:line="360" w:lineRule="auto"/>
        <w:jc w:val="center"/>
        <w:rPr>
          <w:rFonts w:ascii="Arial" w:hAnsi="Arial" w:cs="Arial"/>
          <w:sz w:val="24"/>
          <w:szCs w:val="24"/>
        </w:rPr>
      </w:pPr>
      <w:r w:rsidRPr="0029592F">
        <w:rPr>
          <w:rFonts w:ascii="Arial" w:hAnsi="Arial" w:cs="Arial"/>
          <w:sz w:val="24"/>
          <w:szCs w:val="24"/>
          <w:highlight w:val="yellow"/>
        </w:rPr>
        <w:t xml:space="preserve">Maracaibo, </w:t>
      </w:r>
      <w:r w:rsidR="0005146F" w:rsidRPr="0029592F">
        <w:rPr>
          <w:rFonts w:ascii="Arial" w:hAnsi="Arial" w:cs="Arial"/>
          <w:sz w:val="24"/>
          <w:szCs w:val="24"/>
          <w:highlight w:val="yellow"/>
        </w:rPr>
        <w:t>diciembre d</w:t>
      </w:r>
      <w:r w:rsidRPr="0029592F">
        <w:rPr>
          <w:rFonts w:ascii="Arial" w:hAnsi="Arial" w:cs="Arial"/>
          <w:sz w:val="24"/>
          <w:szCs w:val="24"/>
          <w:highlight w:val="yellow"/>
        </w:rPr>
        <w:t>e 2018</w:t>
      </w:r>
      <w:r w:rsidRPr="00B84159">
        <w:rPr>
          <w:rFonts w:ascii="Arial" w:hAnsi="Arial" w:cs="Arial"/>
          <w:sz w:val="24"/>
          <w:szCs w:val="24"/>
        </w:rPr>
        <w:t>.</w:t>
      </w:r>
    </w:p>
    <w:p w14:paraId="00BFC449" w14:textId="77777777" w:rsidR="000B2415" w:rsidRPr="00B84159" w:rsidRDefault="000B2415" w:rsidP="000B2415">
      <w:pPr>
        <w:autoSpaceDE w:val="0"/>
        <w:autoSpaceDN w:val="0"/>
        <w:adjustRightInd w:val="0"/>
        <w:spacing w:after="0" w:line="360" w:lineRule="auto"/>
        <w:jc w:val="center"/>
        <w:rPr>
          <w:rFonts w:ascii="Arial" w:hAnsi="Arial" w:cs="Arial"/>
          <w:sz w:val="24"/>
          <w:szCs w:val="24"/>
        </w:rPr>
      </w:pPr>
    </w:p>
    <w:p w14:paraId="57D9D599" w14:textId="77777777" w:rsidR="000B2415" w:rsidRPr="00B84159" w:rsidRDefault="000B2415" w:rsidP="000B2415">
      <w:pPr>
        <w:autoSpaceDE w:val="0"/>
        <w:autoSpaceDN w:val="0"/>
        <w:adjustRightInd w:val="0"/>
        <w:spacing w:after="0" w:line="360" w:lineRule="auto"/>
        <w:jc w:val="center"/>
        <w:rPr>
          <w:rFonts w:ascii="Arial" w:hAnsi="Arial" w:cs="Arial"/>
          <w:b/>
          <w:bCs/>
          <w:sz w:val="24"/>
          <w:szCs w:val="24"/>
        </w:rPr>
      </w:pPr>
      <w:r w:rsidRPr="00B84159">
        <w:rPr>
          <w:rFonts w:ascii="Arial" w:hAnsi="Arial" w:cs="Arial"/>
          <w:b/>
          <w:bCs/>
          <w:sz w:val="24"/>
          <w:szCs w:val="24"/>
        </w:rPr>
        <w:lastRenderedPageBreak/>
        <w:t>Tutor académico</w:t>
      </w:r>
    </w:p>
    <w:p w14:paraId="5AE42772" w14:textId="77777777" w:rsidR="000B2415" w:rsidRPr="00B84159" w:rsidRDefault="000B2415" w:rsidP="000B2415">
      <w:pPr>
        <w:autoSpaceDE w:val="0"/>
        <w:autoSpaceDN w:val="0"/>
        <w:adjustRightInd w:val="0"/>
        <w:spacing w:after="0" w:line="360" w:lineRule="auto"/>
        <w:jc w:val="center"/>
        <w:rPr>
          <w:rFonts w:ascii="Arial" w:hAnsi="Arial" w:cs="Arial"/>
          <w:bCs/>
          <w:sz w:val="24"/>
          <w:szCs w:val="24"/>
        </w:rPr>
      </w:pPr>
      <w:r w:rsidRPr="00B84159">
        <w:rPr>
          <w:rFonts w:ascii="Arial" w:hAnsi="Arial" w:cs="Arial"/>
          <w:bCs/>
          <w:sz w:val="24"/>
          <w:szCs w:val="24"/>
        </w:rPr>
        <w:t xml:space="preserve">Prof. </w:t>
      </w:r>
      <w:r w:rsidR="00814FFA">
        <w:rPr>
          <w:rFonts w:ascii="Arial" w:hAnsi="Arial" w:cs="Arial"/>
          <w:bCs/>
          <w:sz w:val="24"/>
          <w:szCs w:val="24"/>
        </w:rPr>
        <w:t>Zeudy Galban</w:t>
      </w:r>
    </w:p>
    <w:p w14:paraId="7DCA360C" w14:textId="77777777" w:rsidR="000B2415" w:rsidRPr="00B84159" w:rsidRDefault="000B2415" w:rsidP="000B2415">
      <w:pPr>
        <w:autoSpaceDE w:val="0"/>
        <w:autoSpaceDN w:val="0"/>
        <w:adjustRightInd w:val="0"/>
        <w:spacing w:after="0" w:line="360" w:lineRule="auto"/>
        <w:jc w:val="center"/>
        <w:rPr>
          <w:rFonts w:ascii="Arial" w:hAnsi="Arial" w:cs="Arial"/>
          <w:b/>
          <w:bCs/>
          <w:sz w:val="24"/>
          <w:szCs w:val="24"/>
        </w:rPr>
      </w:pPr>
    </w:p>
    <w:p w14:paraId="5188714E" w14:textId="77777777" w:rsidR="000B2415" w:rsidRPr="00B84159" w:rsidRDefault="000B2415" w:rsidP="000B2415">
      <w:pPr>
        <w:autoSpaceDE w:val="0"/>
        <w:autoSpaceDN w:val="0"/>
        <w:adjustRightInd w:val="0"/>
        <w:spacing w:after="0" w:line="360" w:lineRule="auto"/>
        <w:jc w:val="center"/>
        <w:rPr>
          <w:rFonts w:ascii="Arial" w:hAnsi="Arial" w:cs="Arial"/>
          <w:sz w:val="24"/>
          <w:szCs w:val="24"/>
        </w:rPr>
      </w:pPr>
      <w:r w:rsidRPr="00B84159">
        <w:rPr>
          <w:rFonts w:ascii="Arial" w:hAnsi="Arial" w:cs="Arial"/>
          <w:sz w:val="24"/>
          <w:szCs w:val="24"/>
        </w:rPr>
        <w:t>Firma: ________________________</w:t>
      </w:r>
    </w:p>
    <w:p w14:paraId="7A6F9C6B" w14:textId="77777777" w:rsidR="000B2415" w:rsidRPr="00B84159" w:rsidRDefault="000B2415" w:rsidP="000B2415">
      <w:pPr>
        <w:autoSpaceDE w:val="0"/>
        <w:autoSpaceDN w:val="0"/>
        <w:adjustRightInd w:val="0"/>
        <w:spacing w:after="0" w:line="360" w:lineRule="auto"/>
        <w:jc w:val="center"/>
        <w:rPr>
          <w:rFonts w:ascii="Arial" w:hAnsi="Arial" w:cs="Arial"/>
          <w:sz w:val="24"/>
          <w:szCs w:val="24"/>
        </w:rPr>
      </w:pPr>
    </w:p>
    <w:p w14:paraId="26D0A1F8" w14:textId="77777777" w:rsidR="000B2415" w:rsidRPr="00B84159" w:rsidRDefault="000B2415" w:rsidP="000B2415">
      <w:pPr>
        <w:autoSpaceDE w:val="0"/>
        <w:autoSpaceDN w:val="0"/>
        <w:adjustRightInd w:val="0"/>
        <w:spacing w:after="0" w:line="360" w:lineRule="auto"/>
        <w:jc w:val="center"/>
        <w:rPr>
          <w:rFonts w:ascii="Arial" w:hAnsi="Arial" w:cs="Arial"/>
          <w:b/>
          <w:bCs/>
          <w:sz w:val="24"/>
          <w:szCs w:val="24"/>
        </w:rPr>
      </w:pPr>
      <w:r w:rsidRPr="00B84159">
        <w:rPr>
          <w:rFonts w:ascii="Arial" w:hAnsi="Arial" w:cs="Arial"/>
          <w:b/>
          <w:bCs/>
          <w:sz w:val="24"/>
          <w:szCs w:val="24"/>
        </w:rPr>
        <w:t>Jefe (E) del Departamento de Producción</w:t>
      </w:r>
    </w:p>
    <w:p w14:paraId="2CE26C8E" w14:textId="77777777" w:rsidR="000B2415" w:rsidRPr="00B84159" w:rsidRDefault="000B2415" w:rsidP="000B2415">
      <w:pPr>
        <w:autoSpaceDE w:val="0"/>
        <w:autoSpaceDN w:val="0"/>
        <w:adjustRightInd w:val="0"/>
        <w:spacing w:after="0" w:line="360" w:lineRule="auto"/>
        <w:jc w:val="center"/>
        <w:rPr>
          <w:rFonts w:ascii="Arial" w:hAnsi="Arial" w:cs="Arial"/>
          <w:bCs/>
          <w:sz w:val="24"/>
          <w:szCs w:val="24"/>
        </w:rPr>
      </w:pPr>
      <w:r w:rsidRPr="00B84159">
        <w:rPr>
          <w:rFonts w:ascii="Arial" w:hAnsi="Arial" w:cs="Arial"/>
          <w:bCs/>
          <w:sz w:val="24"/>
          <w:szCs w:val="24"/>
        </w:rPr>
        <w:t>Prof. Maribel Colina</w:t>
      </w:r>
    </w:p>
    <w:p w14:paraId="056B45AD" w14:textId="77777777" w:rsidR="000B2415" w:rsidRPr="00B84159" w:rsidRDefault="000B2415" w:rsidP="000B2415">
      <w:pPr>
        <w:autoSpaceDE w:val="0"/>
        <w:autoSpaceDN w:val="0"/>
        <w:adjustRightInd w:val="0"/>
        <w:spacing w:after="0" w:line="360" w:lineRule="auto"/>
        <w:jc w:val="center"/>
        <w:rPr>
          <w:rFonts w:ascii="Arial" w:hAnsi="Arial" w:cs="Arial"/>
          <w:bCs/>
          <w:sz w:val="24"/>
          <w:szCs w:val="24"/>
        </w:rPr>
      </w:pPr>
    </w:p>
    <w:p w14:paraId="7F5CB943" w14:textId="77777777" w:rsidR="000B2415" w:rsidRPr="00B84159" w:rsidRDefault="000B2415" w:rsidP="000B2415">
      <w:pPr>
        <w:autoSpaceDE w:val="0"/>
        <w:autoSpaceDN w:val="0"/>
        <w:adjustRightInd w:val="0"/>
        <w:spacing w:after="0" w:line="360" w:lineRule="auto"/>
        <w:jc w:val="center"/>
        <w:rPr>
          <w:rFonts w:ascii="Arial" w:hAnsi="Arial" w:cs="Arial"/>
          <w:sz w:val="24"/>
          <w:szCs w:val="24"/>
        </w:rPr>
      </w:pPr>
      <w:r w:rsidRPr="00B84159">
        <w:rPr>
          <w:rFonts w:ascii="Arial" w:hAnsi="Arial" w:cs="Arial"/>
          <w:sz w:val="24"/>
          <w:szCs w:val="24"/>
        </w:rPr>
        <w:t>Firma: ________________________</w:t>
      </w:r>
    </w:p>
    <w:p w14:paraId="233C411E" w14:textId="77777777" w:rsidR="000B2415" w:rsidRPr="00B84159" w:rsidRDefault="000B2415" w:rsidP="000B2415">
      <w:pPr>
        <w:autoSpaceDE w:val="0"/>
        <w:autoSpaceDN w:val="0"/>
        <w:adjustRightInd w:val="0"/>
        <w:spacing w:after="0" w:line="360" w:lineRule="auto"/>
        <w:jc w:val="center"/>
        <w:rPr>
          <w:rFonts w:ascii="Arial" w:hAnsi="Arial" w:cs="Arial"/>
          <w:sz w:val="24"/>
          <w:szCs w:val="24"/>
        </w:rPr>
      </w:pPr>
    </w:p>
    <w:p w14:paraId="599AE673" w14:textId="77777777" w:rsidR="000B2415" w:rsidRPr="00B84159" w:rsidRDefault="000B2415" w:rsidP="000B2415">
      <w:pPr>
        <w:autoSpaceDE w:val="0"/>
        <w:autoSpaceDN w:val="0"/>
        <w:adjustRightInd w:val="0"/>
        <w:spacing w:after="0" w:line="360" w:lineRule="auto"/>
        <w:jc w:val="center"/>
        <w:rPr>
          <w:rFonts w:ascii="Arial" w:hAnsi="Arial" w:cs="Arial"/>
          <w:b/>
          <w:bCs/>
          <w:sz w:val="24"/>
          <w:szCs w:val="24"/>
        </w:rPr>
      </w:pPr>
      <w:r w:rsidRPr="00B84159">
        <w:rPr>
          <w:rFonts w:ascii="Arial" w:hAnsi="Arial" w:cs="Arial"/>
          <w:b/>
          <w:bCs/>
          <w:sz w:val="24"/>
          <w:szCs w:val="24"/>
        </w:rPr>
        <w:t>Coordinador de Tesis y Pasantías</w:t>
      </w:r>
    </w:p>
    <w:p w14:paraId="2687BFB7" w14:textId="77777777" w:rsidR="000B2415" w:rsidRPr="00B84159" w:rsidRDefault="000B2415" w:rsidP="000B2415">
      <w:pPr>
        <w:autoSpaceDE w:val="0"/>
        <w:autoSpaceDN w:val="0"/>
        <w:adjustRightInd w:val="0"/>
        <w:spacing w:after="0" w:line="360" w:lineRule="auto"/>
        <w:jc w:val="center"/>
        <w:rPr>
          <w:rFonts w:ascii="Arial" w:hAnsi="Arial" w:cs="Arial"/>
          <w:sz w:val="24"/>
          <w:szCs w:val="24"/>
        </w:rPr>
      </w:pPr>
      <w:r w:rsidRPr="00B84159">
        <w:rPr>
          <w:rFonts w:ascii="Arial" w:hAnsi="Arial" w:cs="Arial"/>
          <w:sz w:val="24"/>
          <w:szCs w:val="24"/>
        </w:rPr>
        <w:t xml:space="preserve">Prof. </w:t>
      </w:r>
      <w:r w:rsidR="00814FFA">
        <w:rPr>
          <w:rFonts w:ascii="Arial" w:hAnsi="Arial" w:cs="Arial"/>
          <w:sz w:val="24"/>
          <w:szCs w:val="24"/>
        </w:rPr>
        <w:t>Edgar Pereira</w:t>
      </w:r>
    </w:p>
    <w:p w14:paraId="40D2A593" w14:textId="77777777" w:rsidR="000B2415" w:rsidRPr="00B84159" w:rsidRDefault="000B2415" w:rsidP="000B2415">
      <w:pPr>
        <w:autoSpaceDE w:val="0"/>
        <w:autoSpaceDN w:val="0"/>
        <w:adjustRightInd w:val="0"/>
        <w:spacing w:after="0" w:line="360" w:lineRule="auto"/>
        <w:jc w:val="center"/>
        <w:rPr>
          <w:rFonts w:ascii="Arial" w:hAnsi="Arial" w:cs="Arial"/>
          <w:sz w:val="24"/>
          <w:szCs w:val="24"/>
        </w:rPr>
      </w:pPr>
    </w:p>
    <w:p w14:paraId="6C26C6ED" w14:textId="77777777" w:rsidR="000B2415" w:rsidRPr="00B84159" w:rsidRDefault="000B2415" w:rsidP="000B2415">
      <w:pPr>
        <w:autoSpaceDE w:val="0"/>
        <w:autoSpaceDN w:val="0"/>
        <w:adjustRightInd w:val="0"/>
        <w:spacing w:after="0" w:line="360" w:lineRule="auto"/>
        <w:jc w:val="center"/>
        <w:rPr>
          <w:rFonts w:ascii="Arial" w:hAnsi="Arial" w:cs="Arial"/>
          <w:sz w:val="24"/>
          <w:szCs w:val="24"/>
        </w:rPr>
      </w:pPr>
      <w:r w:rsidRPr="00B84159">
        <w:rPr>
          <w:noProof/>
          <w:lang w:val="en-US"/>
        </w:rPr>
        <mc:AlternateContent>
          <mc:Choice Requires="wps">
            <w:drawing>
              <wp:anchor distT="0" distB="0" distL="114300" distR="114300" simplePos="0" relativeHeight="251659776" behindDoc="0" locked="0" layoutInCell="1" allowOverlap="1" wp14:anchorId="68E5684A" wp14:editId="43DED02D">
                <wp:simplePos x="0" y="0"/>
                <wp:positionH relativeFrom="column">
                  <wp:posOffset>5539740</wp:posOffset>
                </wp:positionH>
                <wp:positionV relativeFrom="paragraph">
                  <wp:posOffset>401320</wp:posOffset>
                </wp:positionV>
                <wp:extent cx="85725" cy="133350"/>
                <wp:effectExtent l="0" t="0" r="28575" b="1905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 cy="133350"/>
                        </a:xfrm>
                        <a:prstGeom prst="rect">
                          <a:avLst/>
                        </a:prstGeom>
                        <a:solidFill>
                          <a:srgbClr val="FFFFFF"/>
                        </a:solidFill>
                        <a:ln w="25400">
                          <a:solidFill>
                            <a:srgbClr val="FFFFFF"/>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04D08B0" id="Rectangle 3" o:spid="_x0000_s1026" style="position:absolute;margin-left:436.2pt;margin-top:31.6pt;width:6.75pt;height:10.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" strokecolor="white" strokeweight="2pt"/>
            </w:pict>
          </mc:Fallback>
        </mc:AlternateContent>
      </w:r>
      <w:r w:rsidRPr="00B84159">
        <w:rPr>
          <w:rFonts w:ascii="Arial" w:hAnsi="Arial" w:cs="Arial"/>
          <w:sz w:val="24"/>
          <w:szCs w:val="24"/>
        </w:rPr>
        <w:t>Firma: _______________________</w:t>
      </w:r>
    </w:p>
    <w:p w14:paraId="26AA59BA" w14:textId="77777777" w:rsidR="000B2415" w:rsidRDefault="000B2415" w:rsidP="000B2415">
      <w:pPr>
        <w:spacing w:after="0" w:line="360" w:lineRule="auto"/>
        <w:rPr>
          <w:rFonts w:ascii="Arial" w:hAnsi="Arial" w:cs="Arial"/>
          <w:sz w:val="24"/>
          <w:szCs w:val="24"/>
        </w:rPr>
      </w:pPr>
    </w:p>
    <w:p w14:paraId="7040F023" w14:textId="77777777" w:rsidR="0029592F" w:rsidRDefault="0029592F" w:rsidP="000B2415">
      <w:pPr>
        <w:spacing w:after="0" w:line="360" w:lineRule="auto"/>
        <w:rPr>
          <w:rFonts w:ascii="Arial" w:hAnsi="Arial" w:cs="Arial"/>
          <w:sz w:val="24"/>
          <w:szCs w:val="24"/>
        </w:rPr>
      </w:pPr>
    </w:p>
    <w:p w14:paraId="761705AA" w14:textId="77777777" w:rsidR="0044220B" w:rsidRDefault="0044220B" w:rsidP="000B2415">
      <w:pPr>
        <w:spacing w:after="0" w:line="360" w:lineRule="auto"/>
        <w:rPr>
          <w:rFonts w:ascii="Arial" w:hAnsi="Arial" w:cs="Arial"/>
          <w:sz w:val="24"/>
          <w:szCs w:val="24"/>
        </w:rPr>
      </w:pPr>
    </w:p>
    <w:p w14:paraId="6C4144AA" w14:textId="77777777" w:rsidR="0044220B" w:rsidRDefault="0044220B" w:rsidP="000B2415">
      <w:pPr>
        <w:spacing w:after="0" w:line="360" w:lineRule="auto"/>
        <w:rPr>
          <w:rFonts w:ascii="Arial" w:hAnsi="Arial" w:cs="Arial"/>
          <w:sz w:val="24"/>
          <w:szCs w:val="24"/>
        </w:rPr>
      </w:pPr>
    </w:p>
    <w:p w14:paraId="1EF41BFB" w14:textId="77777777" w:rsidR="0044220B" w:rsidRDefault="0044220B" w:rsidP="000B2415">
      <w:pPr>
        <w:spacing w:after="0" w:line="360" w:lineRule="auto"/>
        <w:rPr>
          <w:rFonts w:ascii="Arial" w:hAnsi="Arial" w:cs="Arial"/>
          <w:sz w:val="24"/>
          <w:szCs w:val="24"/>
        </w:rPr>
      </w:pPr>
    </w:p>
    <w:p w14:paraId="15E22728" w14:textId="77777777" w:rsidR="0044220B" w:rsidRDefault="0044220B" w:rsidP="000B2415">
      <w:pPr>
        <w:spacing w:after="0" w:line="360" w:lineRule="auto"/>
        <w:rPr>
          <w:rFonts w:ascii="Arial" w:hAnsi="Arial" w:cs="Arial"/>
          <w:sz w:val="24"/>
          <w:szCs w:val="24"/>
        </w:rPr>
      </w:pPr>
    </w:p>
    <w:p w14:paraId="2004DB23" w14:textId="77777777" w:rsidR="0044220B" w:rsidRDefault="0044220B" w:rsidP="000B2415">
      <w:pPr>
        <w:spacing w:after="0" w:line="360" w:lineRule="auto"/>
        <w:rPr>
          <w:rFonts w:ascii="Arial" w:hAnsi="Arial" w:cs="Arial"/>
          <w:sz w:val="24"/>
          <w:szCs w:val="24"/>
        </w:rPr>
      </w:pPr>
    </w:p>
    <w:p w14:paraId="75578AA1" w14:textId="77777777" w:rsidR="0044220B" w:rsidRDefault="0044220B" w:rsidP="000B2415">
      <w:pPr>
        <w:spacing w:after="0" w:line="360" w:lineRule="auto"/>
        <w:rPr>
          <w:rFonts w:ascii="Arial" w:hAnsi="Arial" w:cs="Arial"/>
          <w:sz w:val="24"/>
          <w:szCs w:val="24"/>
        </w:rPr>
      </w:pPr>
    </w:p>
    <w:p w14:paraId="3A6E362E" w14:textId="77777777" w:rsidR="0044220B" w:rsidRDefault="0044220B" w:rsidP="000B2415">
      <w:pPr>
        <w:spacing w:after="0" w:line="360" w:lineRule="auto"/>
        <w:rPr>
          <w:rFonts w:ascii="Arial" w:hAnsi="Arial" w:cs="Arial"/>
          <w:sz w:val="24"/>
          <w:szCs w:val="24"/>
        </w:rPr>
      </w:pPr>
    </w:p>
    <w:p w14:paraId="31214792" w14:textId="77777777" w:rsidR="0044220B" w:rsidRDefault="0044220B" w:rsidP="000B2415">
      <w:pPr>
        <w:spacing w:after="0" w:line="360" w:lineRule="auto"/>
        <w:rPr>
          <w:rFonts w:ascii="Arial" w:hAnsi="Arial" w:cs="Arial"/>
          <w:sz w:val="24"/>
          <w:szCs w:val="24"/>
        </w:rPr>
      </w:pPr>
    </w:p>
    <w:p w14:paraId="64C3831B" w14:textId="77777777" w:rsidR="0044220B" w:rsidRDefault="0044220B" w:rsidP="000B2415">
      <w:pPr>
        <w:spacing w:after="0" w:line="360" w:lineRule="auto"/>
        <w:rPr>
          <w:rFonts w:ascii="Arial" w:hAnsi="Arial" w:cs="Arial"/>
          <w:sz w:val="24"/>
          <w:szCs w:val="24"/>
        </w:rPr>
      </w:pPr>
    </w:p>
    <w:p w14:paraId="3B897F32" w14:textId="77777777" w:rsidR="0044220B" w:rsidRDefault="0044220B" w:rsidP="000B2415">
      <w:pPr>
        <w:spacing w:after="0" w:line="360" w:lineRule="auto"/>
        <w:rPr>
          <w:rFonts w:ascii="Arial" w:hAnsi="Arial" w:cs="Arial"/>
          <w:sz w:val="24"/>
          <w:szCs w:val="24"/>
        </w:rPr>
      </w:pPr>
    </w:p>
    <w:p w14:paraId="24E17995" w14:textId="77777777" w:rsidR="0044220B" w:rsidRDefault="0044220B" w:rsidP="000B2415">
      <w:pPr>
        <w:spacing w:after="0" w:line="360" w:lineRule="auto"/>
        <w:rPr>
          <w:rFonts w:ascii="Arial" w:hAnsi="Arial" w:cs="Arial"/>
          <w:sz w:val="24"/>
          <w:szCs w:val="24"/>
        </w:rPr>
      </w:pPr>
    </w:p>
    <w:p w14:paraId="7902097D" w14:textId="77777777" w:rsidR="0044220B" w:rsidRDefault="0044220B" w:rsidP="000B2415">
      <w:pPr>
        <w:spacing w:after="0" w:line="360" w:lineRule="auto"/>
        <w:rPr>
          <w:rFonts w:ascii="Arial" w:hAnsi="Arial" w:cs="Arial"/>
          <w:sz w:val="24"/>
          <w:szCs w:val="24"/>
        </w:rPr>
      </w:pPr>
    </w:p>
    <w:p w14:paraId="5E3301BC" w14:textId="77777777" w:rsidR="0044220B" w:rsidRDefault="0044220B" w:rsidP="000B2415">
      <w:pPr>
        <w:spacing w:after="0" w:line="360" w:lineRule="auto"/>
        <w:rPr>
          <w:rFonts w:ascii="Arial" w:hAnsi="Arial" w:cs="Arial"/>
          <w:sz w:val="24"/>
          <w:szCs w:val="24"/>
        </w:rPr>
      </w:pPr>
    </w:p>
    <w:p w14:paraId="65D676EA" w14:textId="77777777" w:rsidR="0044220B" w:rsidRDefault="0044220B" w:rsidP="000B2415">
      <w:pPr>
        <w:spacing w:after="0" w:line="360" w:lineRule="auto"/>
        <w:rPr>
          <w:rFonts w:ascii="Arial" w:hAnsi="Arial" w:cs="Arial"/>
          <w:sz w:val="24"/>
          <w:szCs w:val="24"/>
        </w:rPr>
      </w:pPr>
    </w:p>
    <w:p w14:paraId="06495811" w14:textId="77777777" w:rsidR="0029592F" w:rsidRPr="00B84159" w:rsidRDefault="0029592F" w:rsidP="000B2415">
      <w:pPr>
        <w:spacing w:after="0" w:line="360" w:lineRule="auto"/>
        <w:rPr>
          <w:rFonts w:ascii="Arial" w:hAnsi="Arial" w:cs="Arial"/>
          <w:sz w:val="24"/>
          <w:szCs w:val="24"/>
        </w:rPr>
      </w:pPr>
    </w:p>
    <w:p w14:paraId="46C446A3" w14:textId="77777777" w:rsidR="00430F7C" w:rsidRPr="00B84159" w:rsidRDefault="00430F7C" w:rsidP="00430F7C">
      <w:pPr>
        <w:autoSpaceDE w:val="0"/>
        <w:autoSpaceDN w:val="0"/>
        <w:adjustRightInd w:val="0"/>
        <w:spacing w:after="0" w:line="360" w:lineRule="auto"/>
        <w:jc w:val="center"/>
        <w:rPr>
          <w:rFonts w:ascii="Arial" w:hAnsi="Arial" w:cs="Arial"/>
          <w:b/>
          <w:bCs/>
          <w:sz w:val="24"/>
          <w:szCs w:val="24"/>
        </w:rPr>
      </w:pPr>
      <w:r w:rsidRPr="00B84159">
        <w:rPr>
          <w:noProof/>
          <w:lang w:val="en-US"/>
        </w:rPr>
        <w:lastRenderedPageBreak/>
        <mc:AlternateContent>
          <mc:Choice Requires="wps">
            <w:drawing>
              <wp:anchor distT="0" distB="0" distL="114300" distR="114300" simplePos="0" relativeHeight="251661824" behindDoc="0" locked="0" layoutInCell="1" allowOverlap="1" wp14:anchorId="55E51A66" wp14:editId="5132A2E8">
                <wp:simplePos x="0" y="0"/>
                <wp:positionH relativeFrom="column">
                  <wp:posOffset>5878830</wp:posOffset>
                </wp:positionH>
                <wp:positionV relativeFrom="paragraph">
                  <wp:posOffset>-311150</wp:posOffset>
                </wp:positionV>
                <wp:extent cx="130810" cy="166370"/>
                <wp:effectExtent l="0" t="0" r="21590" b="2413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810" cy="166370"/>
                        </a:xfrm>
                        <a:prstGeom prst="rect">
                          <a:avLst/>
                        </a:prstGeom>
                        <a:solidFill>
                          <a:schemeClr val="bg1">
                            <a:lumMod val="100000"/>
                            <a:lumOff val="0"/>
                          </a:schemeClr>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1B3928" id="Rectangle 8" o:spid="_x0000_s1026" style="position:absolute;margin-left:462.9pt;margin-top:-24.5pt;width:10.3pt;height:13.1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" fillcolor="white [3212]" strokecolor="white [3212]"/>
            </w:pict>
          </mc:Fallback>
        </mc:AlternateContent>
      </w:r>
      <w:r w:rsidRPr="00B84159">
        <w:rPr>
          <w:rFonts w:ascii="Arial" w:hAnsi="Arial" w:cs="Arial"/>
          <w:b/>
          <w:bCs/>
          <w:sz w:val="24"/>
          <w:szCs w:val="24"/>
        </w:rPr>
        <w:t>ÍNDICE GENERAL</w:t>
      </w:r>
    </w:p>
    <w:p w14:paraId="72D6B979" w14:textId="77777777" w:rsidR="00430F7C" w:rsidRPr="00B84159" w:rsidRDefault="00430F7C" w:rsidP="00430F7C">
      <w:pPr>
        <w:pStyle w:val="TOCHeading"/>
        <w:tabs>
          <w:tab w:val="left" w:pos="1418"/>
        </w:tabs>
        <w:spacing w:before="0" w:line="360" w:lineRule="auto"/>
        <w:rPr>
          <w:rFonts w:ascii="Arial" w:hAnsi="Arial" w:cs="Arial"/>
          <w:sz w:val="24"/>
          <w:szCs w:val="24"/>
        </w:rPr>
      </w:pPr>
    </w:p>
    <w:p w14:paraId="32964421" w14:textId="77777777" w:rsidR="00430F7C" w:rsidRPr="00B84159" w:rsidRDefault="00430F7C" w:rsidP="00430F7C">
      <w:pPr>
        <w:pStyle w:val="TOC1"/>
        <w:tabs>
          <w:tab w:val="right" w:leader="dot" w:pos="9395"/>
        </w:tabs>
        <w:spacing w:after="0" w:line="360" w:lineRule="auto"/>
        <w:rPr>
          <w:rFonts w:ascii="Arial" w:eastAsiaTheme="minorEastAsia" w:hAnsi="Arial" w:cs="Arial"/>
          <w:noProof/>
          <w:sz w:val="24"/>
          <w:szCs w:val="24"/>
          <w:lang w:val="es-VE" w:eastAsia="es-VE"/>
        </w:rPr>
      </w:pPr>
      <w:r w:rsidRPr="00B84159">
        <w:rPr>
          <w:rFonts w:ascii="Arial" w:hAnsi="Arial" w:cs="Arial"/>
          <w:sz w:val="24"/>
          <w:szCs w:val="24"/>
        </w:rPr>
        <w:fldChar w:fldCharType="begin"/>
      </w:r>
      <w:r w:rsidRPr="00B84159">
        <w:rPr>
          <w:rFonts w:ascii="Arial" w:hAnsi="Arial" w:cs="Arial"/>
          <w:sz w:val="24"/>
          <w:szCs w:val="24"/>
        </w:rPr>
        <w:instrText xml:space="preserve"> TOC \o "1-3" \h \z \u </w:instrText>
      </w:r>
      <w:r w:rsidRPr="00B84159">
        <w:rPr>
          <w:rFonts w:ascii="Arial" w:hAnsi="Arial" w:cs="Arial"/>
          <w:sz w:val="24"/>
          <w:szCs w:val="24"/>
        </w:rPr>
        <w:fldChar w:fldCharType="separate"/>
      </w:r>
      <w:hyperlink r:id="rId9" w:anchor="_Toc516404800" w:history="1">
        <w:r w:rsidRPr="00B84159">
          <w:rPr>
            <w:rStyle w:val="Hyperlink"/>
            <w:rFonts w:ascii="Arial" w:hAnsi="Arial" w:cs="Arial"/>
            <w:bCs/>
            <w:noProof/>
            <w:sz w:val="24"/>
            <w:szCs w:val="24"/>
          </w:rPr>
          <w:t>APROBACIÓN</w:t>
        </w:r>
        <w:r w:rsidRPr="00B84159">
          <w:rPr>
            <w:rStyle w:val="Hyperlink"/>
            <w:rFonts w:ascii="Arial" w:hAnsi="Arial" w:cs="Arial"/>
            <w:noProof/>
            <w:webHidden/>
            <w:sz w:val="24"/>
            <w:szCs w:val="24"/>
          </w:rPr>
          <w:tab/>
        </w:r>
        <w:r w:rsidRPr="00B84159">
          <w:rPr>
            <w:rStyle w:val="Hyperlink"/>
            <w:rFonts w:ascii="Arial" w:hAnsi="Arial" w:cs="Arial"/>
            <w:noProof/>
            <w:webHidden/>
            <w:sz w:val="24"/>
            <w:szCs w:val="24"/>
          </w:rPr>
          <w:fldChar w:fldCharType="begin"/>
        </w:r>
        <w:r w:rsidRPr="00B84159">
          <w:rPr>
            <w:rStyle w:val="Hyperlink"/>
            <w:rFonts w:ascii="Arial" w:hAnsi="Arial" w:cs="Arial"/>
            <w:noProof/>
            <w:webHidden/>
            <w:sz w:val="24"/>
            <w:szCs w:val="24"/>
          </w:rPr>
          <w:instrText xml:space="preserve"> PAGEREF _Toc516404800 \h </w:instrText>
        </w:r>
        <w:r w:rsidRPr="00B84159">
          <w:rPr>
            <w:rStyle w:val="Hyperlink"/>
            <w:rFonts w:ascii="Arial" w:hAnsi="Arial" w:cs="Arial"/>
            <w:noProof/>
            <w:webHidden/>
            <w:sz w:val="24"/>
            <w:szCs w:val="24"/>
          </w:rPr>
        </w:r>
        <w:r w:rsidRPr="00B84159">
          <w:rPr>
            <w:rStyle w:val="Hyperlink"/>
            <w:rFonts w:ascii="Arial" w:hAnsi="Arial" w:cs="Arial"/>
            <w:noProof/>
            <w:webHidden/>
            <w:sz w:val="24"/>
            <w:szCs w:val="24"/>
          </w:rPr>
          <w:fldChar w:fldCharType="separate"/>
        </w:r>
        <w:r w:rsidR="00430CCD">
          <w:rPr>
            <w:rStyle w:val="Hyperlink"/>
            <w:rFonts w:ascii="Arial" w:hAnsi="Arial" w:cs="Arial"/>
            <w:noProof/>
            <w:webHidden/>
            <w:sz w:val="24"/>
            <w:szCs w:val="24"/>
          </w:rPr>
          <w:t>3</w:t>
        </w:r>
        <w:r w:rsidRPr="00B84159">
          <w:rPr>
            <w:rStyle w:val="Hyperlink"/>
            <w:rFonts w:ascii="Arial" w:hAnsi="Arial" w:cs="Arial"/>
            <w:noProof/>
            <w:webHidden/>
            <w:sz w:val="24"/>
            <w:szCs w:val="24"/>
          </w:rPr>
          <w:fldChar w:fldCharType="end"/>
        </w:r>
      </w:hyperlink>
    </w:p>
    <w:p w14:paraId="49C0727D" w14:textId="77777777" w:rsidR="00430F7C" w:rsidRPr="00B84159" w:rsidRDefault="00237DE0" w:rsidP="00430F7C">
      <w:pPr>
        <w:pStyle w:val="TOC1"/>
        <w:tabs>
          <w:tab w:val="left" w:pos="660"/>
          <w:tab w:val="right" w:leader="dot" w:pos="9395"/>
        </w:tabs>
        <w:spacing w:after="0" w:line="360" w:lineRule="auto"/>
        <w:rPr>
          <w:rFonts w:ascii="Arial" w:eastAsiaTheme="minorEastAsia" w:hAnsi="Arial" w:cs="Arial"/>
          <w:noProof/>
          <w:sz w:val="24"/>
          <w:szCs w:val="24"/>
          <w:lang w:val="es-VE" w:eastAsia="es-VE"/>
        </w:rPr>
      </w:pPr>
      <w:hyperlink r:id="rId10" w:anchor="_Toc516404801" w:history="1">
        <w:r w:rsidR="00430F7C" w:rsidRPr="00B84159">
          <w:rPr>
            <w:rStyle w:val="Hyperlink"/>
            <w:rFonts w:ascii="Arial" w:hAnsi="Arial" w:cs="Arial"/>
            <w:noProof/>
            <w:sz w:val="24"/>
            <w:szCs w:val="24"/>
          </w:rPr>
          <w:t>1.1.</w:t>
        </w:r>
        <w:r w:rsidR="00430F7C" w:rsidRPr="00B84159">
          <w:rPr>
            <w:rStyle w:val="Hyperlink"/>
            <w:rFonts w:ascii="Arial" w:eastAsiaTheme="minorEastAsia" w:hAnsi="Arial" w:cs="Arial"/>
            <w:noProof/>
            <w:sz w:val="24"/>
            <w:szCs w:val="24"/>
            <w:lang w:val="es-VE" w:eastAsia="es-VE"/>
          </w:rPr>
          <w:tab/>
        </w:r>
        <w:r w:rsidR="00430F7C" w:rsidRPr="00B84159">
          <w:rPr>
            <w:rStyle w:val="Hyperlink"/>
            <w:rFonts w:ascii="Arial" w:hAnsi="Arial" w:cs="Arial"/>
            <w:bCs/>
            <w:noProof/>
            <w:sz w:val="24"/>
            <w:szCs w:val="24"/>
          </w:rPr>
          <w:t>Planteamiento y formulación del problema</w:t>
        </w:r>
        <w:r w:rsidR="00430F7C" w:rsidRPr="00B84159">
          <w:rPr>
            <w:rStyle w:val="Hyperlink"/>
            <w:rFonts w:ascii="Arial" w:hAnsi="Arial" w:cs="Arial"/>
            <w:noProof/>
            <w:webHidden/>
            <w:sz w:val="24"/>
            <w:szCs w:val="24"/>
          </w:rPr>
          <w:tab/>
        </w:r>
        <w:r w:rsidR="00430F7C" w:rsidRPr="00B84159">
          <w:rPr>
            <w:rStyle w:val="Hyperlink"/>
            <w:rFonts w:ascii="Arial" w:hAnsi="Arial" w:cs="Arial"/>
            <w:noProof/>
            <w:webHidden/>
            <w:sz w:val="24"/>
            <w:szCs w:val="24"/>
          </w:rPr>
          <w:fldChar w:fldCharType="begin"/>
        </w:r>
        <w:r w:rsidR="00430F7C" w:rsidRPr="00B84159">
          <w:rPr>
            <w:rStyle w:val="Hyperlink"/>
            <w:rFonts w:ascii="Arial" w:hAnsi="Arial" w:cs="Arial"/>
            <w:noProof/>
            <w:webHidden/>
            <w:sz w:val="24"/>
            <w:szCs w:val="24"/>
          </w:rPr>
          <w:instrText xml:space="preserve"> PAGEREF _Toc516404801 \h </w:instrText>
        </w:r>
        <w:r w:rsidR="00430F7C" w:rsidRPr="00B84159">
          <w:rPr>
            <w:rStyle w:val="Hyperlink"/>
            <w:rFonts w:ascii="Arial" w:hAnsi="Arial" w:cs="Arial"/>
            <w:noProof/>
            <w:webHidden/>
            <w:sz w:val="24"/>
            <w:szCs w:val="24"/>
          </w:rPr>
        </w:r>
        <w:r w:rsidR="00430F7C" w:rsidRPr="00B84159">
          <w:rPr>
            <w:rStyle w:val="Hyperlink"/>
            <w:rFonts w:ascii="Arial" w:hAnsi="Arial" w:cs="Arial"/>
            <w:noProof/>
            <w:webHidden/>
            <w:sz w:val="24"/>
            <w:szCs w:val="24"/>
          </w:rPr>
          <w:fldChar w:fldCharType="separate"/>
        </w:r>
        <w:r w:rsidR="00430CCD">
          <w:rPr>
            <w:rStyle w:val="Hyperlink"/>
            <w:rFonts w:ascii="Arial" w:hAnsi="Arial" w:cs="Arial"/>
            <w:noProof/>
            <w:webHidden/>
            <w:sz w:val="24"/>
            <w:szCs w:val="24"/>
          </w:rPr>
          <w:t>5</w:t>
        </w:r>
        <w:r w:rsidR="00430F7C" w:rsidRPr="00B84159">
          <w:rPr>
            <w:rStyle w:val="Hyperlink"/>
            <w:rFonts w:ascii="Arial" w:hAnsi="Arial" w:cs="Arial"/>
            <w:noProof/>
            <w:webHidden/>
            <w:sz w:val="24"/>
            <w:szCs w:val="24"/>
          </w:rPr>
          <w:fldChar w:fldCharType="end"/>
        </w:r>
      </w:hyperlink>
    </w:p>
    <w:p w14:paraId="76F510B4" w14:textId="77777777" w:rsidR="00430F7C" w:rsidRPr="00B84159" w:rsidRDefault="00237DE0" w:rsidP="00430F7C">
      <w:pPr>
        <w:pStyle w:val="TOC1"/>
        <w:tabs>
          <w:tab w:val="left" w:pos="660"/>
          <w:tab w:val="right" w:leader="dot" w:pos="9395"/>
        </w:tabs>
        <w:spacing w:after="0" w:line="360" w:lineRule="auto"/>
        <w:rPr>
          <w:rFonts w:ascii="Arial" w:eastAsiaTheme="minorEastAsia" w:hAnsi="Arial" w:cs="Arial"/>
          <w:noProof/>
          <w:sz w:val="24"/>
          <w:szCs w:val="24"/>
          <w:lang w:val="es-VE" w:eastAsia="es-VE"/>
        </w:rPr>
      </w:pPr>
      <w:hyperlink r:id="rId11" w:anchor="_Toc516404802" w:history="1">
        <w:r w:rsidR="00430F7C" w:rsidRPr="00B84159">
          <w:rPr>
            <w:rStyle w:val="Hyperlink"/>
            <w:rFonts w:ascii="Arial" w:hAnsi="Arial" w:cs="Arial"/>
            <w:noProof/>
            <w:sz w:val="24"/>
            <w:szCs w:val="24"/>
          </w:rPr>
          <w:t>1.2.</w:t>
        </w:r>
        <w:r w:rsidR="00430F7C" w:rsidRPr="00B84159">
          <w:rPr>
            <w:rStyle w:val="Hyperlink"/>
            <w:rFonts w:ascii="Arial" w:eastAsiaTheme="minorEastAsia" w:hAnsi="Arial" w:cs="Arial"/>
            <w:noProof/>
            <w:sz w:val="24"/>
            <w:szCs w:val="24"/>
            <w:lang w:val="es-VE" w:eastAsia="es-VE"/>
          </w:rPr>
          <w:tab/>
        </w:r>
        <w:r w:rsidR="00430F7C" w:rsidRPr="00B84159">
          <w:rPr>
            <w:rStyle w:val="Hyperlink"/>
            <w:rFonts w:ascii="Arial" w:hAnsi="Arial" w:cs="Arial"/>
            <w:noProof/>
            <w:sz w:val="24"/>
            <w:szCs w:val="24"/>
          </w:rPr>
          <w:t>Objetivos de la investigación</w:t>
        </w:r>
        <w:r w:rsidR="00430F7C" w:rsidRPr="00B84159">
          <w:rPr>
            <w:rStyle w:val="Hyperlink"/>
            <w:rFonts w:ascii="Arial" w:hAnsi="Arial" w:cs="Arial"/>
            <w:noProof/>
            <w:webHidden/>
            <w:sz w:val="24"/>
            <w:szCs w:val="24"/>
          </w:rPr>
          <w:tab/>
        </w:r>
        <w:r w:rsidR="00430F7C" w:rsidRPr="00B84159">
          <w:rPr>
            <w:rStyle w:val="Hyperlink"/>
            <w:rFonts w:ascii="Arial" w:hAnsi="Arial" w:cs="Arial"/>
            <w:noProof/>
            <w:webHidden/>
            <w:sz w:val="24"/>
            <w:szCs w:val="24"/>
          </w:rPr>
          <w:fldChar w:fldCharType="begin"/>
        </w:r>
        <w:r w:rsidR="00430F7C" w:rsidRPr="00B84159">
          <w:rPr>
            <w:rStyle w:val="Hyperlink"/>
            <w:rFonts w:ascii="Arial" w:hAnsi="Arial" w:cs="Arial"/>
            <w:noProof/>
            <w:webHidden/>
            <w:sz w:val="24"/>
            <w:szCs w:val="24"/>
          </w:rPr>
          <w:instrText xml:space="preserve"> PAGEREF _Toc516404802 \h </w:instrText>
        </w:r>
        <w:r w:rsidR="00430F7C" w:rsidRPr="00B84159">
          <w:rPr>
            <w:rStyle w:val="Hyperlink"/>
            <w:rFonts w:ascii="Arial" w:hAnsi="Arial" w:cs="Arial"/>
            <w:noProof/>
            <w:webHidden/>
            <w:sz w:val="24"/>
            <w:szCs w:val="24"/>
          </w:rPr>
        </w:r>
        <w:r w:rsidR="00430F7C" w:rsidRPr="00B84159">
          <w:rPr>
            <w:rStyle w:val="Hyperlink"/>
            <w:rFonts w:ascii="Arial" w:hAnsi="Arial" w:cs="Arial"/>
            <w:noProof/>
            <w:webHidden/>
            <w:sz w:val="24"/>
            <w:szCs w:val="24"/>
          </w:rPr>
          <w:fldChar w:fldCharType="separate"/>
        </w:r>
        <w:r w:rsidR="00430CCD">
          <w:rPr>
            <w:rStyle w:val="Hyperlink"/>
            <w:rFonts w:ascii="Arial" w:hAnsi="Arial" w:cs="Arial"/>
            <w:noProof/>
            <w:webHidden/>
            <w:sz w:val="24"/>
            <w:szCs w:val="24"/>
          </w:rPr>
          <w:t>6</w:t>
        </w:r>
        <w:r w:rsidR="00430F7C" w:rsidRPr="00B84159">
          <w:rPr>
            <w:rStyle w:val="Hyperlink"/>
            <w:rFonts w:ascii="Arial" w:hAnsi="Arial" w:cs="Arial"/>
            <w:noProof/>
            <w:webHidden/>
            <w:sz w:val="24"/>
            <w:szCs w:val="24"/>
          </w:rPr>
          <w:fldChar w:fldCharType="end"/>
        </w:r>
      </w:hyperlink>
    </w:p>
    <w:p w14:paraId="328ECDCA" w14:textId="77777777" w:rsidR="00430F7C" w:rsidRPr="00B84159" w:rsidRDefault="00237DE0" w:rsidP="00430F7C">
      <w:pPr>
        <w:pStyle w:val="TOC2"/>
        <w:tabs>
          <w:tab w:val="left" w:pos="1100"/>
          <w:tab w:val="right" w:leader="dot" w:pos="9395"/>
        </w:tabs>
        <w:spacing w:after="0" w:line="360" w:lineRule="auto"/>
        <w:rPr>
          <w:rFonts w:ascii="Arial" w:eastAsiaTheme="minorEastAsia" w:hAnsi="Arial" w:cs="Arial"/>
          <w:noProof/>
          <w:sz w:val="24"/>
          <w:szCs w:val="24"/>
          <w:lang w:val="es-VE" w:eastAsia="es-VE"/>
        </w:rPr>
      </w:pPr>
      <w:hyperlink r:id="rId12" w:anchor="_Toc516404803" w:history="1">
        <w:r w:rsidR="00430F7C" w:rsidRPr="00B84159">
          <w:rPr>
            <w:rStyle w:val="Hyperlink"/>
            <w:rFonts w:ascii="Arial" w:hAnsi="Arial" w:cs="Arial"/>
            <w:noProof/>
            <w:sz w:val="24"/>
            <w:szCs w:val="24"/>
          </w:rPr>
          <w:t>1.2.1.</w:t>
        </w:r>
        <w:r w:rsidR="00430F7C" w:rsidRPr="00B84159">
          <w:rPr>
            <w:rStyle w:val="Hyperlink"/>
            <w:rFonts w:ascii="Arial" w:eastAsiaTheme="minorEastAsia" w:hAnsi="Arial" w:cs="Arial"/>
            <w:noProof/>
            <w:sz w:val="24"/>
            <w:szCs w:val="24"/>
            <w:lang w:val="es-VE" w:eastAsia="es-VE"/>
          </w:rPr>
          <w:tab/>
        </w:r>
        <w:r w:rsidR="00430F7C" w:rsidRPr="00B84159">
          <w:rPr>
            <w:rStyle w:val="Hyperlink"/>
            <w:rFonts w:ascii="Arial" w:hAnsi="Arial" w:cs="Arial"/>
            <w:noProof/>
            <w:sz w:val="24"/>
            <w:szCs w:val="24"/>
          </w:rPr>
          <w:t>Objetivo general de la investigación</w:t>
        </w:r>
        <w:r w:rsidR="00430F7C" w:rsidRPr="00B84159">
          <w:rPr>
            <w:rStyle w:val="Hyperlink"/>
            <w:rFonts w:ascii="Arial" w:hAnsi="Arial" w:cs="Arial"/>
            <w:noProof/>
            <w:webHidden/>
            <w:sz w:val="24"/>
            <w:szCs w:val="24"/>
          </w:rPr>
          <w:tab/>
        </w:r>
        <w:r w:rsidR="00430F7C" w:rsidRPr="00B84159">
          <w:rPr>
            <w:rStyle w:val="Hyperlink"/>
            <w:rFonts w:ascii="Arial" w:hAnsi="Arial" w:cs="Arial"/>
            <w:noProof/>
            <w:webHidden/>
            <w:sz w:val="24"/>
            <w:szCs w:val="24"/>
          </w:rPr>
          <w:fldChar w:fldCharType="begin"/>
        </w:r>
        <w:r w:rsidR="00430F7C" w:rsidRPr="00B84159">
          <w:rPr>
            <w:rStyle w:val="Hyperlink"/>
            <w:rFonts w:ascii="Arial" w:hAnsi="Arial" w:cs="Arial"/>
            <w:noProof/>
            <w:webHidden/>
            <w:sz w:val="24"/>
            <w:szCs w:val="24"/>
          </w:rPr>
          <w:instrText xml:space="preserve"> PAGEREF _Toc516404803 \h </w:instrText>
        </w:r>
        <w:r w:rsidR="00430F7C" w:rsidRPr="00B84159">
          <w:rPr>
            <w:rStyle w:val="Hyperlink"/>
            <w:rFonts w:ascii="Arial" w:hAnsi="Arial" w:cs="Arial"/>
            <w:noProof/>
            <w:webHidden/>
            <w:sz w:val="24"/>
            <w:szCs w:val="24"/>
          </w:rPr>
        </w:r>
        <w:r w:rsidR="00430F7C" w:rsidRPr="00B84159">
          <w:rPr>
            <w:rStyle w:val="Hyperlink"/>
            <w:rFonts w:ascii="Arial" w:hAnsi="Arial" w:cs="Arial"/>
            <w:noProof/>
            <w:webHidden/>
            <w:sz w:val="24"/>
            <w:szCs w:val="24"/>
          </w:rPr>
          <w:fldChar w:fldCharType="separate"/>
        </w:r>
        <w:r w:rsidR="00430CCD">
          <w:rPr>
            <w:rStyle w:val="Hyperlink"/>
            <w:rFonts w:ascii="Arial" w:hAnsi="Arial" w:cs="Arial"/>
            <w:noProof/>
            <w:webHidden/>
            <w:sz w:val="24"/>
            <w:szCs w:val="24"/>
          </w:rPr>
          <w:t>6</w:t>
        </w:r>
        <w:r w:rsidR="00430F7C" w:rsidRPr="00B84159">
          <w:rPr>
            <w:rStyle w:val="Hyperlink"/>
            <w:rFonts w:ascii="Arial" w:hAnsi="Arial" w:cs="Arial"/>
            <w:noProof/>
            <w:webHidden/>
            <w:sz w:val="24"/>
            <w:szCs w:val="24"/>
          </w:rPr>
          <w:fldChar w:fldCharType="end"/>
        </w:r>
      </w:hyperlink>
    </w:p>
    <w:p w14:paraId="2B7996BA" w14:textId="77777777" w:rsidR="00430F7C" w:rsidRPr="00B84159" w:rsidRDefault="00237DE0" w:rsidP="00430F7C">
      <w:pPr>
        <w:pStyle w:val="TOC2"/>
        <w:tabs>
          <w:tab w:val="left" w:pos="1100"/>
          <w:tab w:val="right" w:leader="dot" w:pos="9395"/>
        </w:tabs>
        <w:spacing w:after="0" w:line="360" w:lineRule="auto"/>
        <w:rPr>
          <w:rFonts w:ascii="Arial" w:eastAsiaTheme="minorEastAsia" w:hAnsi="Arial" w:cs="Arial"/>
          <w:noProof/>
          <w:sz w:val="24"/>
          <w:szCs w:val="24"/>
          <w:lang w:val="es-VE" w:eastAsia="es-VE"/>
        </w:rPr>
      </w:pPr>
      <w:hyperlink r:id="rId13" w:anchor="_Toc516404804" w:history="1">
        <w:r w:rsidR="00430F7C" w:rsidRPr="00B84159">
          <w:rPr>
            <w:rStyle w:val="Hyperlink"/>
            <w:rFonts w:ascii="Arial" w:hAnsi="Arial" w:cs="Arial"/>
            <w:noProof/>
            <w:sz w:val="24"/>
            <w:szCs w:val="24"/>
          </w:rPr>
          <w:t>1.2.2.</w:t>
        </w:r>
        <w:r w:rsidR="00430F7C" w:rsidRPr="00B84159">
          <w:rPr>
            <w:rStyle w:val="Hyperlink"/>
            <w:rFonts w:ascii="Arial" w:eastAsiaTheme="minorEastAsia" w:hAnsi="Arial" w:cs="Arial"/>
            <w:noProof/>
            <w:sz w:val="24"/>
            <w:szCs w:val="24"/>
            <w:lang w:val="es-VE" w:eastAsia="es-VE"/>
          </w:rPr>
          <w:tab/>
        </w:r>
        <w:r w:rsidR="00430F7C" w:rsidRPr="00B84159">
          <w:rPr>
            <w:rStyle w:val="Hyperlink"/>
            <w:rFonts w:ascii="Arial" w:hAnsi="Arial" w:cs="Arial"/>
            <w:noProof/>
            <w:sz w:val="24"/>
            <w:szCs w:val="24"/>
          </w:rPr>
          <w:t>Objetivos específicos de la investigación</w:t>
        </w:r>
        <w:r w:rsidR="00430F7C" w:rsidRPr="00B84159">
          <w:rPr>
            <w:rStyle w:val="Hyperlink"/>
            <w:rFonts w:ascii="Arial" w:hAnsi="Arial" w:cs="Arial"/>
            <w:noProof/>
            <w:webHidden/>
            <w:sz w:val="24"/>
            <w:szCs w:val="24"/>
          </w:rPr>
          <w:tab/>
        </w:r>
        <w:r w:rsidR="00430F7C" w:rsidRPr="00B84159">
          <w:rPr>
            <w:rStyle w:val="Hyperlink"/>
            <w:rFonts w:ascii="Arial" w:hAnsi="Arial" w:cs="Arial"/>
            <w:noProof/>
            <w:webHidden/>
            <w:sz w:val="24"/>
            <w:szCs w:val="24"/>
          </w:rPr>
          <w:fldChar w:fldCharType="begin"/>
        </w:r>
        <w:r w:rsidR="00430F7C" w:rsidRPr="00B84159">
          <w:rPr>
            <w:rStyle w:val="Hyperlink"/>
            <w:rFonts w:ascii="Arial" w:hAnsi="Arial" w:cs="Arial"/>
            <w:noProof/>
            <w:webHidden/>
            <w:sz w:val="24"/>
            <w:szCs w:val="24"/>
          </w:rPr>
          <w:instrText xml:space="preserve"> PAGEREF _Toc516404804 \h </w:instrText>
        </w:r>
        <w:r w:rsidR="00430F7C" w:rsidRPr="00B84159">
          <w:rPr>
            <w:rStyle w:val="Hyperlink"/>
            <w:rFonts w:ascii="Arial" w:hAnsi="Arial" w:cs="Arial"/>
            <w:noProof/>
            <w:webHidden/>
            <w:sz w:val="24"/>
            <w:szCs w:val="24"/>
          </w:rPr>
        </w:r>
        <w:r w:rsidR="00430F7C" w:rsidRPr="00B84159">
          <w:rPr>
            <w:rStyle w:val="Hyperlink"/>
            <w:rFonts w:ascii="Arial" w:hAnsi="Arial" w:cs="Arial"/>
            <w:noProof/>
            <w:webHidden/>
            <w:sz w:val="24"/>
            <w:szCs w:val="24"/>
          </w:rPr>
          <w:fldChar w:fldCharType="separate"/>
        </w:r>
        <w:r w:rsidR="00430CCD">
          <w:rPr>
            <w:rStyle w:val="Hyperlink"/>
            <w:rFonts w:ascii="Arial" w:hAnsi="Arial" w:cs="Arial"/>
            <w:noProof/>
            <w:webHidden/>
            <w:sz w:val="24"/>
            <w:szCs w:val="24"/>
          </w:rPr>
          <w:t>6</w:t>
        </w:r>
        <w:r w:rsidR="00430F7C" w:rsidRPr="00B84159">
          <w:rPr>
            <w:rStyle w:val="Hyperlink"/>
            <w:rFonts w:ascii="Arial" w:hAnsi="Arial" w:cs="Arial"/>
            <w:noProof/>
            <w:webHidden/>
            <w:sz w:val="24"/>
            <w:szCs w:val="24"/>
          </w:rPr>
          <w:fldChar w:fldCharType="end"/>
        </w:r>
      </w:hyperlink>
    </w:p>
    <w:p w14:paraId="729816F6" w14:textId="77777777" w:rsidR="00430F7C" w:rsidRPr="00B84159" w:rsidRDefault="00237DE0" w:rsidP="00430F7C">
      <w:pPr>
        <w:pStyle w:val="TOC1"/>
        <w:tabs>
          <w:tab w:val="left" w:pos="660"/>
          <w:tab w:val="right" w:leader="dot" w:pos="9395"/>
        </w:tabs>
        <w:spacing w:after="0" w:line="360" w:lineRule="auto"/>
        <w:rPr>
          <w:rFonts w:ascii="Arial" w:eastAsiaTheme="minorEastAsia" w:hAnsi="Arial" w:cs="Arial"/>
          <w:noProof/>
          <w:sz w:val="24"/>
          <w:szCs w:val="24"/>
          <w:lang w:val="es-VE" w:eastAsia="es-VE"/>
        </w:rPr>
      </w:pPr>
      <w:hyperlink r:id="rId14" w:anchor="_Toc516404805" w:history="1">
        <w:r w:rsidR="00430F7C" w:rsidRPr="00B84159">
          <w:rPr>
            <w:rStyle w:val="Hyperlink"/>
            <w:rFonts w:ascii="Arial" w:hAnsi="Arial" w:cs="Arial"/>
            <w:noProof/>
            <w:sz w:val="24"/>
            <w:szCs w:val="24"/>
          </w:rPr>
          <w:t>1.3.</w:t>
        </w:r>
        <w:r w:rsidR="00430F7C" w:rsidRPr="00B84159">
          <w:rPr>
            <w:rStyle w:val="Hyperlink"/>
            <w:rFonts w:ascii="Arial" w:eastAsiaTheme="minorEastAsia" w:hAnsi="Arial" w:cs="Arial"/>
            <w:noProof/>
            <w:sz w:val="24"/>
            <w:szCs w:val="24"/>
            <w:lang w:val="es-VE" w:eastAsia="es-VE"/>
          </w:rPr>
          <w:tab/>
        </w:r>
        <w:r w:rsidR="00430F7C" w:rsidRPr="00B84159">
          <w:rPr>
            <w:rStyle w:val="Hyperlink"/>
            <w:rFonts w:ascii="Arial" w:hAnsi="Arial" w:cs="Arial"/>
            <w:noProof/>
            <w:sz w:val="24"/>
            <w:szCs w:val="24"/>
          </w:rPr>
          <w:t>Justificación e importancia de la investigación</w:t>
        </w:r>
        <w:r w:rsidR="00430F7C" w:rsidRPr="00B84159">
          <w:rPr>
            <w:rStyle w:val="Hyperlink"/>
            <w:rFonts w:ascii="Arial" w:hAnsi="Arial" w:cs="Arial"/>
            <w:noProof/>
            <w:webHidden/>
            <w:sz w:val="24"/>
            <w:szCs w:val="24"/>
          </w:rPr>
          <w:tab/>
        </w:r>
        <w:r w:rsidR="00430F7C" w:rsidRPr="00B84159">
          <w:rPr>
            <w:rStyle w:val="Hyperlink"/>
            <w:rFonts w:ascii="Arial" w:hAnsi="Arial" w:cs="Arial"/>
            <w:noProof/>
            <w:webHidden/>
            <w:sz w:val="24"/>
            <w:szCs w:val="24"/>
          </w:rPr>
          <w:fldChar w:fldCharType="begin"/>
        </w:r>
        <w:r w:rsidR="00430F7C" w:rsidRPr="00B84159">
          <w:rPr>
            <w:rStyle w:val="Hyperlink"/>
            <w:rFonts w:ascii="Arial" w:hAnsi="Arial" w:cs="Arial"/>
            <w:noProof/>
            <w:webHidden/>
            <w:sz w:val="24"/>
            <w:szCs w:val="24"/>
          </w:rPr>
          <w:instrText xml:space="preserve"> PAGEREF _Toc516404805 \h </w:instrText>
        </w:r>
        <w:r w:rsidR="00430F7C" w:rsidRPr="00B84159">
          <w:rPr>
            <w:rStyle w:val="Hyperlink"/>
            <w:rFonts w:ascii="Arial" w:hAnsi="Arial" w:cs="Arial"/>
            <w:noProof/>
            <w:webHidden/>
            <w:sz w:val="24"/>
            <w:szCs w:val="24"/>
          </w:rPr>
        </w:r>
        <w:r w:rsidR="00430F7C" w:rsidRPr="00B84159">
          <w:rPr>
            <w:rStyle w:val="Hyperlink"/>
            <w:rFonts w:ascii="Arial" w:hAnsi="Arial" w:cs="Arial"/>
            <w:noProof/>
            <w:webHidden/>
            <w:sz w:val="24"/>
            <w:szCs w:val="24"/>
          </w:rPr>
          <w:fldChar w:fldCharType="separate"/>
        </w:r>
        <w:r w:rsidR="00430CCD">
          <w:rPr>
            <w:rStyle w:val="Hyperlink"/>
            <w:rFonts w:ascii="Arial" w:hAnsi="Arial" w:cs="Arial"/>
            <w:noProof/>
            <w:webHidden/>
            <w:sz w:val="24"/>
            <w:szCs w:val="24"/>
          </w:rPr>
          <w:t>6</w:t>
        </w:r>
        <w:r w:rsidR="00430F7C" w:rsidRPr="00B84159">
          <w:rPr>
            <w:rStyle w:val="Hyperlink"/>
            <w:rFonts w:ascii="Arial" w:hAnsi="Arial" w:cs="Arial"/>
            <w:noProof/>
            <w:webHidden/>
            <w:sz w:val="24"/>
            <w:szCs w:val="24"/>
          </w:rPr>
          <w:fldChar w:fldCharType="end"/>
        </w:r>
      </w:hyperlink>
    </w:p>
    <w:p w14:paraId="4FB5E0D0" w14:textId="77777777" w:rsidR="00430F7C" w:rsidRPr="00B84159" w:rsidRDefault="00237DE0" w:rsidP="00430F7C">
      <w:pPr>
        <w:pStyle w:val="TOC1"/>
        <w:tabs>
          <w:tab w:val="left" w:pos="660"/>
          <w:tab w:val="right" w:leader="dot" w:pos="9395"/>
        </w:tabs>
        <w:spacing w:after="0" w:line="360" w:lineRule="auto"/>
        <w:rPr>
          <w:rFonts w:ascii="Arial" w:eastAsiaTheme="minorEastAsia" w:hAnsi="Arial" w:cs="Arial"/>
          <w:noProof/>
          <w:sz w:val="24"/>
          <w:szCs w:val="24"/>
          <w:lang w:val="es-VE" w:eastAsia="es-VE"/>
        </w:rPr>
      </w:pPr>
      <w:hyperlink r:id="rId15" w:anchor="_Toc516404806" w:history="1">
        <w:r w:rsidR="00430F7C" w:rsidRPr="00B84159">
          <w:rPr>
            <w:rStyle w:val="Hyperlink"/>
            <w:rFonts w:ascii="Arial" w:hAnsi="Arial" w:cs="Arial"/>
            <w:noProof/>
            <w:sz w:val="24"/>
            <w:szCs w:val="24"/>
          </w:rPr>
          <w:t>1.4.</w:t>
        </w:r>
        <w:r w:rsidR="00430F7C" w:rsidRPr="00B84159">
          <w:rPr>
            <w:rStyle w:val="Hyperlink"/>
            <w:rFonts w:ascii="Arial" w:eastAsiaTheme="minorEastAsia" w:hAnsi="Arial" w:cs="Arial"/>
            <w:noProof/>
            <w:sz w:val="24"/>
            <w:szCs w:val="24"/>
            <w:lang w:val="es-VE" w:eastAsia="es-VE"/>
          </w:rPr>
          <w:tab/>
        </w:r>
        <w:r w:rsidR="00430F7C" w:rsidRPr="00B84159">
          <w:rPr>
            <w:rStyle w:val="Hyperlink"/>
            <w:rFonts w:ascii="Arial" w:hAnsi="Arial" w:cs="Arial"/>
            <w:noProof/>
            <w:sz w:val="24"/>
            <w:szCs w:val="24"/>
          </w:rPr>
          <w:t>Alcance de la investigación</w:t>
        </w:r>
        <w:r w:rsidR="00430F7C" w:rsidRPr="00B84159">
          <w:rPr>
            <w:rStyle w:val="Hyperlink"/>
            <w:rFonts w:ascii="Arial" w:hAnsi="Arial" w:cs="Arial"/>
            <w:noProof/>
            <w:webHidden/>
            <w:sz w:val="24"/>
            <w:szCs w:val="24"/>
          </w:rPr>
          <w:tab/>
        </w:r>
        <w:r w:rsidR="00430F7C" w:rsidRPr="00B84159">
          <w:rPr>
            <w:rStyle w:val="Hyperlink"/>
            <w:rFonts w:ascii="Arial" w:hAnsi="Arial" w:cs="Arial"/>
            <w:noProof/>
            <w:webHidden/>
            <w:sz w:val="24"/>
            <w:szCs w:val="24"/>
          </w:rPr>
          <w:fldChar w:fldCharType="begin"/>
        </w:r>
        <w:r w:rsidR="00430F7C" w:rsidRPr="00B84159">
          <w:rPr>
            <w:rStyle w:val="Hyperlink"/>
            <w:rFonts w:ascii="Arial" w:hAnsi="Arial" w:cs="Arial"/>
            <w:noProof/>
            <w:webHidden/>
            <w:sz w:val="24"/>
            <w:szCs w:val="24"/>
          </w:rPr>
          <w:instrText xml:space="preserve"> PAGEREF _Toc516404806 \h </w:instrText>
        </w:r>
        <w:r w:rsidR="00430F7C" w:rsidRPr="00B84159">
          <w:rPr>
            <w:rStyle w:val="Hyperlink"/>
            <w:rFonts w:ascii="Arial" w:hAnsi="Arial" w:cs="Arial"/>
            <w:noProof/>
            <w:webHidden/>
            <w:sz w:val="24"/>
            <w:szCs w:val="24"/>
          </w:rPr>
        </w:r>
        <w:r w:rsidR="00430F7C" w:rsidRPr="00B84159">
          <w:rPr>
            <w:rStyle w:val="Hyperlink"/>
            <w:rFonts w:ascii="Arial" w:hAnsi="Arial" w:cs="Arial"/>
            <w:noProof/>
            <w:webHidden/>
            <w:sz w:val="24"/>
            <w:szCs w:val="24"/>
          </w:rPr>
          <w:fldChar w:fldCharType="separate"/>
        </w:r>
        <w:r w:rsidR="00430CCD">
          <w:rPr>
            <w:rStyle w:val="Hyperlink"/>
            <w:rFonts w:ascii="Arial" w:hAnsi="Arial" w:cs="Arial"/>
            <w:noProof/>
            <w:webHidden/>
            <w:sz w:val="24"/>
            <w:szCs w:val="24"/>
          </w:rPr>
          <w:t>8</w:t>
        </w:r>
        <w:r w:rsidR="00430F7C" w:rsidRPr="00B84159">
          <w:rPr>
            <w:rStyle w:val="Hyperlink"/>
            <w:rFonts w:ascii="Arial" w:hAnsi="Arial" w:cs="Arial"/>
            <w:noProof/>
            <w:webHidden/>
            <w:sz w:val="24"/>
            <w:szCs w:val="24"/>
          </w:rPr>
          <w:fldChar w:fldCharType="end"/>
        </w:r>
      </w:hyperlink>
    </w:p>
    <w:p w14:paraId="0F7E78BC" w14:textId="77777777" w:rsidR="00430F7C" w:rsidRPr="00B84159" w:rsidRDefault="00237DE0" w:rsidP="00430F7C">
      <w:pPr>
        <w:pStyle w:val="TOC1"/>
        <w:tabs>
          <w:tab w:val="left" w:pos="660"/>
          <w:tab w:val="right" w:leader="dot" w:pos="9395"/>
        </w:tabs>
        <w:spacing w:after="0" w:line="360" w:lineRule="auto"/>
        <w:rPr>
          <w:rFonts w:ascii="Arial" w:eastAsiaTheme="minorEastAsia" w:hAnsi="Arial" w:cs="Arial"/>
          <w:noProof/>
          <w:sz w:val="24"/>
          <w:szCs w:val="24"/>
          <w:lang w:val="es-VE" w:eastAsia="es-VE"/>
        </w:rPr>
      </w:pPr>
      <w:hyperlink r:id="rId16" w:anchor="_Toc516404807" w:history="1">
        <w:r w:rsidR="00430F7C" w:rsidRPr="00B84159">
          <w:rPr>
            <w:rStyle w:val="Hyperlink"/>
            <w:rFonts w:ascii="Arial" w:hAnsi="Arial" w:cs="Arial"/>
            <w:noProof/>
            <w:sz w:val="24"/>
            <w:szCs w:val="24"/>
          </w:rPr>
          <w:t>1.5.</w:t>
        </w:r>
        <w:r w:rsidR="00430F7C" w:rsidRPr="00B84159">
          <w:rPr>
            <w:rStyle w:val="Hyperlink"/>
            <w:rFonts w:ascii="Arial" w:eastAsiaTheme="minorEastAsia" w:hAnsi="Arial" w:cs="Arial"/>
            <w:noProof/>
            <w:sz w:val="24"/>
            <w:szCs w:val="24"/>
            <w:lang w:val="es-VE" w:eastAsia="es-VE"/>
          </w:rPr>
          <w:tab/>
        </w:r>
        <w:r w:rsidR="00430F7C" w:rsidRPr="00B84159">
          <w:rPr>
            <w:rStyle w:val="Hyperlink"/>
            <w:rFonts w:ascii="Arial" w:hAnsi="Arial" w:cs="Arial"/>
            <w:noProof/>
            <w:sz w:val="24"/>
            <w:szCs w:val="24"/>
          </w:rPr>
          <w:t>Delimitación de la investigación</w:t>
        </w:r>
        <w:r w:rsidR="00430F7C" w:rsidRPr="00B84159">
          <w:rPr>
            <w:rStyle w:val="Hyperlink"/>
            <w:rFonts w:ascii="Arial" w:hAnsi="Arial" w:cs="Arial"/>
            <w:noProof/>
            <w:webHidden/>
            <w:sz w:val="24"/>
            <w:szCs w:val="24"/>
          </w:rPr>
          <w:tab/>
        </w:r>
        <w:r w:rsidR="00430F7C" w:rsidRPr="00B84159">
          <w:rPr>
            <w:rStyle w:val="Hyperlink"/>
            <w:rFonts w:ascii="Arial" w:hAnsi="Arial" w:cs="Arial"/>
            <w:noProof/>
            <w:webHidden/>
            <w:sz w:val="24"/>
            <w:szCs w:val="24"/>
          </w:rPr>
          <w:fldChar w:fldCharType="begin"/>
        </w:r>
        <w:r w:rsidR="00430F7C" w:rsidRPr="00B84159">
          <w:rPr>
            <w:rStyle w:val="Hyperlink"/>
            <w:rFonts w:ascii="Arial" w:hAnsi="Arial" w:cs="Arial"/>
            <w:noProof/>
            <w:webHidden/>
            <w:sz w:val="24"/>
            <w:szCs w:val="24"/>
          </w:rPr>
          <w:instrText xml:space="preserve"> PAGEREF _Toc516404807 \h </w:instrText>
        </w:r>
        <w:r w:rsidR="00430F7C" w:rsidRPr="00B84159">
          <w:rPr>
            <w:rStyle w:val="Hyperlink"/>
            <w:rFonts w:ascii="Arial" w:hAnsi="Arial" w:cs="Arial"/>
            <w:noProof/>
            <w:webHidden/>
            <w:sz w:val="24"/>
            <w:szCs w:val="24"/>
          </w:rPr>
        </w:r>
        <w:r w:rsidR="00430F7C" w:rsidRPr="00B84159">
          <w:rPr>
            <w:rStyle w:val="Hyperlink"/>
            <w:rFonts w:ascii="Arial" w:hAnsi="Arial" w:cs="Arial"/>
            <w:noProof/>
            <w:webHidden/>
            <w:sz w:val="24"/>
            <w:szCs w:val="24"/>
          </w:rPr>
          <w:fldChar w:fldCharType="separate"/>
        </w:r>
        <w:r w:rsidR="00430CCD">
          <w:rPr>
            <w:rStyle w:val="Hyperlink"/>
            <w:rFonts w:ascii="Arial" w:hAnsi="Arial" w:cs="Arial"/>
            <w:noProof/>
            <w:webHidden/>
            <w:sz w:val="24"/>
            <w:szCs w:val="24"/>
          </w:rPr>
          <w:t>8</w:t>
        </w:r>
        <w:r w:rsidR="00430F7C" w:rsidRPr="00B84159">
          <w:rPr>
            <w:rStyle w:val="Hyperlink"/>
            <w:rFonts w:ascii="Arial" w:hAnsi="Arial" w:cs="Arial"/>
            <w:noProof/>
            <w:webHidden/>
            <w:sz w:val="24"/>
            <w:szCs w:val="24"/>
          </w:rPr>
          <w:fldChar w:fldCharType="end"/>
        </w:r>
      </w:hyperlink>
    </w:p>
    <w:p w14:paraId="01EA90BA" w14:textId="77777777" w:rsidR="00430F7C" w:rsidRPr="00B84159" w:rsidRDefault="00237DE0" w:rsidP="00430F7C">
      <w:pPr>
        <w:pStyle w:val="TOC1"/>
        <w:tabs>
          <w:tab w:val="left" w:pos="660"/>
          <w:tab w:val="right" w:leader="dot" w:pos="9395"/>
        </w:tabs>
        <w:spacing w:after="0" w:line="360" w:lineRule="auto"/>
        <w:rPr>
          <w:rFonts w:ascii="Arial" w:eastAsiaTheme="minorEastAsia" w:hAnsi="Arial" w:cs="Arial"/>
          <w:noProof/>
          <w:sz w:val="24"/>
          <w:szCs w:val="24"/>
          <w:lang w:val="es-VE" w:eastAsia="es-VE"/>
        </w:rPr>
      </w:pPr>
      <w:hyperlink r:id="rId17" w:anchor="_Toc516404808" w:history="1">
        <w:r w:rsidR="00430F7C" w:rsidRPr="00B84159">
          <w:rPr>
            <w:rStyle w:val="Hyperlink"/>
            <w:rFonts w:ascii="Arial" w:hAnsi="Arial" w:cs="Arial"/>
            <w:noProof/>
            <w:sz w:val="24"/>
            <w:szCs w:val="24"/>
          </w:rPr>
          <w:t>1.6.</w:t>
        </w:r>
        <w:r w:rsidR="00430F7C" w:rsidRPr="00B84159">
          <w:rPr>
            <w:rStyle w:val="Hyperlink"/>
            <w:rFonts w:ascii="Arial" w:eastAsiaTheme="minorEastAsia" w:hAnsi="Arial" w:cs="Arial"/>
            <w:noProof/>
            <w:sz w:val="24"/>
            <w:szCs w:val="24"/>
            <w:lang w:val="es-VE" w:eastAsia="es-VE"/>
          </w:rPr>
          <w:tab/>
        </w:r>
        <w:r w:rsidR="00430F7C" w:rsidRPr="00B84159">
          <w:rPr>
            <w:rStyle w:val="Hyperlink"/>
            <w:rFonts w:ascii="Arial" w:hAnsi="Arial" w:cs="Arial"/>
            <w:noProof/>
            <w:sz w:val="24"/>
            <w:szCs w:val="24"/>
          </w:rPr>
          <w:t>Antecedentes de la investigación</w:t>
        </w:r>
        <w:r w:rsidR="00430F7C" w:rsidRPr="00B84159">
          <w:rPr>
            <w:rStyle w:val="Hyperlink"/>
            <w:rFonts w:ascii="Arial" w:hAnsi="Arial" w:cs="Arial"/>
            <w:noProof/>
            <w:webHidden/>
            <w:sz w:val="24"/>
            <w:szCs w:val="24"/>
          </w:rPr>
          <w:tab/>
        </w:r>
        <w:r w:rsidR="00430F7C" w:rsidRPr="00B84159">
          <w:rPr>
            <w:rStyle w:val="Hyperlink"/>
            <w:rFonts w:ascii="Arial" w:hAnsi="Arial" w:cs="Arial"/>
            <w:noProof/>
            <w:webHidden/>
            <w:sz w:val="24"/>
            <w:szCs w:val="24"/>
          </w:rPr>
          <w:fldChar w:fldCharType="begin"/>
        </w:r>
        <w:r w:rsidR="00430F7C" w:rsidRPr="00B84159">
          <w:rPr>
            <w:rStyle w:val="Hyperlink"/>
            <w:rFonts w:ascii="Arial" w:hAnsi="Arial" w:cs="Arial"/>
            <w:noProof/>
            <w:webHidden/>
            <w:sz w:val="24"/>
            <w:szCs w:val="24"/>
          </w:rPr>
          <w:instrText xml:space="preserve"> PAGEREF _Toc516404808 \h </w:instrText>
        </w:r>
        <w:r w:rsidR="00430F7C" w:rsidRPr="00B84159">
          <w:rPr>
            <w:rStyle w:val="Hyperlink"/>
            <w:rFonts w:ascii="Arial" w:hAnsi="Arial" w:cs="Arial"/>
            <w:noProof/>
            <w:webHidden/>
            <w:sz w:val="24"/>
            <w:szCs w:val="24"/>
          </w:rPr>
        </w:r>
        <w:r w:rsidR="00430F7C" w:rsidRPr="00B84159">
          <w:rPr>
            <w:rStyle w:val="Hyperlink"/>
            <w:rFonts w:ascii="Arial" w:hAnsi="Arial" w:cs="Arial"/>
            <w:noProof/>
            <w:webHidden/>
            <w:sz w:val="24"/>
            <w:szCs w:val="24"/>
          </w:rPr>
          <w:fldChar w:fldCharType="separate"/>
        </w:r>
        <w:r w:rsidR="00430CCD">
          <w:rPr>
            <w:rStyle w:val="Hyperlink"/>
            <w:rFonts w:ascii="Arial" w:hAnsi="Arial" w:cs="Arial"/>
            <w:noProof/>
            <w:webHidden/>
            <w:sz w:val="24"/>
            <w:szCs w:val="24"/>
          </w:rPr>
          <w:t>8</w:t>
        </w:r>
        <w:r w:rsidR="00430F7C" w:rsidRPr="00B84159">
          <w:rPr>
            <w:rStyle w:val="Hyperlink"/>
            <w:rFonts w:ascii="Arial" w:hAnsi="Arial" w:cs="Arial"/>
            <w:noProof/>
            <w:webHidden/>
            <w:sz w:val="24"/>
            <w:szCs w:val="24"/>
          </w:rPr>
          <w:fldChar w:fldCharType="end"/>
        </w:r>
      </w:hyperlink>
    </w:p>
    <w:p w14:paraId="1EBEED8A" w14:textId="77777777" w:rsidR="00430F7C" w:rsidRPr="00B84159" w:rsidRDefault="00237DE0" w:rsidP="00430F7C">
      <w:pPr>
        <w:pStyle w:val="TOC1"/>
        <w:tabs>
          <w:tab w:val="left" w:pos="660"/>
          <w:tab w:val="right" w:leader="dot" w:pos="9395"/>
        </w:tabs>
        <w:spacing w:after="0" w:line="360" w:lineRule="auto"/>
        <w:rPr>
          <w:rFonts w:ascii="Arial" w:eastAsiaTheme="minorEastAsia" w:hAnsi="Arial" w:cs="Arial"/>
          <w:noProof/>
          <w:sz w:val="24"/>
          <w:szCs w:val="24"/>
          <w:lang w:val="es-VE" w:eastAsia="es-VE"/>
        </w:rPr>
      </w:pPr>
      <w:hyperlink r:id="rId18" w:anchor="_Toc516404810" w:history="1">
        <w:r w:rsidR="00430F7C" w:rsidRPr="00B84159">
          <w:rPr>
            <w:rStyle w:val="Hyperlink"/>
            <w:rFonts w:ascii="Arial" w:hAnsi="Arial" w:cs="Arial"/>
            <w:noProof/>
            <w:sz w:val="24"/>
            <w:szCs w:val="24"/>
          </w:rPr>
          <w:t>1.7.</w:t>
        </w:r>
        <w:r w:rsidR="00430F7C" w:rsidRPr="00B84159">
          <w:rPr>
            <w:rStyle w:val="Hyperlink"/>
            <w:rFonts w:ascii="Arial" w:eastAsiaTheme="minorEastAsia" w:hAnsi="Arial" w:cs="Arial"/>
            <w:noProof/>
            <w:sz w:val="24"/>
            <w:szCs w:val="24"/>
            <w:lang w:val="es-VE" w:eastAsia="es-VE"/>
          </w:rPr>
          <w:tab/>
        </w:r>
        <w:r w:rsidR="00430F7C" w:rsidRPr="00B84159">
          <w:rPr>
            <w:rStyle w:val="Hyperlink"/>
            <w:rFonts w:ascii="Arial" w:hAnsi="Arial" w:cs="Arial"/>
            <w:noProof/>
            <w:sz w:val="24"/>
            <w:szCs w:val="24"/>
          </w:rPr>
          <w:t>Población y muestra</w:t>
        </w:r>
        <w:r w:rsidR="00430F7C" w:rsidRPr="00B84159">
          <w:rPr>
            <w:rStyle w:val="Hyperlink"/>
            <w:rFonts w:ascii="Arial" w:hAnsi="Arial" w:cs="Arial"/>
            <w:noProof/>
            <w:webHidden/>
            <w:sz w:val="24"/>
            <w:szCs w:val="24"/>
          </w:rPr>
          <w:tab/>
        </w:r>
        <w:r w:rsidR="00430F7C" w:rsidRPr="00B84159">
          <w:rPr>
            <w:rStyle w:val="Hyperlink"/>
            <w:rFonts w:ascii="Arial" w:hAnsi="Arial" w:cs="Arial"/>
            <w:noProof/>
            <w:webHidden/>
            <w:sz w:val="24"/>
            <w:szCs w:val="24"/>
          </w:rPr>
          <w:fldChar w:fldCharType="begin"/>
        </w:r>
        <w:r w:rsidR="00430F7C" w:rsidRPr="00B84159">
          <w:rPr>
            <w:rStyle w:val="Hyperlink"/>
            <w:rFonts w:ascii="Arial" w:hAnsi="Arial" w:cs="Arial"/>
            <w:noProof/>
            <w:webHidden/>
            <w:sz w:val="24"/>
            <w:szCs w:val="24"/>
          </w:rPr>
          <w:instrText xml:space="preserve"> PAGEREF _Toc516404810 \h </w:instrText>
        </w:r>
        <w:r w:rsidR="00430F7C" w:rsidRPr="00B84159">
          <w:rPr>
            <w:rStyle w:val="Hyperlink"/>
            <w:rFonts w:ascii="Arial" w:hAnsi="Arial" w:cs="Arial"/>
            <w:noProof/>
            <w:webHidden/>
            <w:sz w:val="24"/>
            <w:szCs w:val="24"/>
          </w:rPr>
        </w:r>
        <w:r w:rsidR="00430F7C" w:rsidRPr="00B84159">
          <w:rPr>
            <w:rStyle w:val="Hyperlink"/>
            <w:rFonts w:ascii="Arial" w:hAnsi="Arial" w:cs="Arial"/>
            <w:noProof/>
            <w:webHidden/>
            <w:sz w:val="24"/>
            <w:szCs w:val="24"/>
          </w:rPr>
          <w:fldChar w:fldCharType="separate"/>
        </w:r>
        <w:r w:rsidR="00430CCD">
          <w:rPr>
            <w:rStyle w:val="Hyperlink"/>
            <w:rFonts w:ascii="Arial" w:hAnsi="Arial" w:cs="Arial"/>
            <w:noProof/>
            <w:webHidden/>
            <w:sz w:val="24"/>
            <w:szCs w:val="24"/>
          </w:rPr>
          <w:t>13</w:t>
        </w:r>
        <w:r w:rsidR="00430F7C" w:rsidRPr="00B84159">
          <w:rPr>
            <w:rStyle w:val="Hyperlink"/>
            <w:rFonts w:ascii="Arial" w:hAnsi="Arial" w:cs="Arial"/>
            <w:noProof/>
            <w:webHidden/>
            <w:sz w:val="24"/>
            <w:szCs w:val="24"/>
          </w:rPr>
          <w:fldChar w:fldCharType="end"/>
        </w:r>
      </w:hyperlink>
    </w:p>
    <w:p w14:paraId="1DAB82EE" w14:textId="77777777" w:rsidR="00430F7C" w:rsidRPr="00B84159" w:rsidRDefault="00237DE0" w:rsidP="00430F7C">
      <w:pPr>
        <w:pStyle w:val="TOC1"/>
        <w:tabs>
          <w:tab w:val="left" w:pos="660"/>
          <w:tab w:val="right" w:leader="dot" w:pos="9395"/>
        </w:tabs>
        <w:spacing w:after="0" w:line="360" w:lineRule="auto"/>
        <w:rPr>
          <w:rFonts w:ascii="Arial" w:eastAsiaTheme="minorEastAsia" w:hAnsi="Arial" w:cs="Arial"/>
          <w:noProof/>
          <w:sz w:val="24"/>
          <w:szCs w:val="24"/>
          <w:lang w:val="es-VE" w:eastAsia="es-VE"/>
        </w:rPr>
      </w:pPr>
      <w:hyperlink r:id="rId19" w:anchor="_Toc516404811" w:history="1">
        <w:r w:rsidR="00430F7C" w:rsidRPr="00B84159">
          <w:rPr>
            <w:rStyle w:val="Hyperlink"/>
            <w:rFonts w:ascii="Arial" w:hAnsi="Arial" w:cs="Arial"/>
            <w:noProof/>
            <w:sz w:val="24"/>
            <w:szCs w:val="24"/>
          </w:rPr>
          <w:t>1.8.</w:t>
        </w:r>
        <w:r w:rsidR="00430F7C" w:rsidRPr="00B84159">
          <w:rPr>
            <w:rStyle w:val="Hyperlink"/>
            <w:rFonts w:ascii="Arial" w:eastAsiaTheme="minorEastAsia" w:hAnsi="Arial" w:cs="Arial"/>
            <w:noProof/>
            <w:sz w:val="24"/>
            <w:szCs w:val="24"/>
            <w:lang w:val="es-VE" w:eastAsia="es-VE"/>
          </w:rPr>
          <w:tab/>
        </w:r>
        <w:r w:rsidR="00430F7C" w:rsidRPr="00B84159">
          <w:rPr>
            <w:rStyle w:val="Hyperlink"/>
            <w:rFonts w:ascii="Arial" w:hAnsi="Arial" w:cs="Arial"/>
            <w:noProof/>
            <w:sz w:val="24"/>
            <w:szCs w:val="24"/>
          </w:rPr>
          <w:t>Procedimiento metodológico de la investigación</w:t>
        </w:r>
        <w:r w:rsidR="00430F7C" w:rsidRPr="00B84159">
          <w:rPr>
            <w:rStyle w:val="Hyperlink"/>
            <w:rFonts w:ascii="Arial" w:hAnsi="Arial" w:cs="Arial"/>
            <w:noProof/>
            <w:webHidden/>
            <w:sz w:val="24"/>
            <w:szCs w:val="24"/>
          </w:rPr>
          <w:tab/>
        </w:r>
        <w:r w:rsidR="00430F7C" w:rsidRPr="00B84159">
          <w:rPr>
            <w:rStyle w:val="Hyperlink"/>
            <w:rFonts w:ascii="Arial" w:hAnsi="Arial" w:cs="Arial"/>
            <w:noProof/>
            <w:webHidden/>
            <w:sz w:val="24"/>
            <w:szCs w:val="24"/>
          </w:rPr>
          <w:fldChar w:fldCharType="begin"/>
        </w:r>
        <w:r w:rsidR="00430F7C" w:rsidRPr="00B84159">
          <w:rPr>
            <w:rStyle w:val="Hyperlink"/>
            <w:rFonts w:ascii="Arial" w:hAnsi="Arial" w:cs="Arial"/>
            <w:noProof/>
            <w:webHidden/>
            <w:sz w:val="24"/>
            <w:szCs w:val="24"/>
          </w:rPr>
          <w:instrText xml:space="preserve"> PAGEREF _Toc516404811 \h </w:instrText>
        </w:r>
        <w:r w:rsidR="00430F7C" w:rsidRPr="00B84159">
          <w:rPr>
            <w:rStyle w:val="Hyperlink"/>
            <w:rFonts w:ascii="Arial" w:hAnsi="Arial" w:cs="Arial"/>
            <w:noProof/>
            <w:webHidden/>
            <w:sz w:val="24"/>
            <w:szCs w:val="24"/>
          </w:rPr>
        </w:r>
        <w:r w:rsidR="00430F7C" w:rsidRPr="00B84159">
          <w:rPr>
            <w:rStyle w:val="Hyperlink"/>
            <w:rFonts w:ascii="Arial" w:hAnsi="Arial" w:cs="Arial"/>
            <w:noProof/>
            <w:webHidden/>
            <w:sz w:val="24"/>
            <w:szCs w:val="24"/>
          </w:rPr>
          <w:fldChar w:fldCharType="separate"/>
        </w:r>
        <w:r w:rsidR="00430CCD">
          <w:rPr>
            <w:rStyle w:val="Hyperlink"/>
            <w:rFonts w:ascii="Arial" w:hAnsi="Arial" w:cs="Arial"/>
            <w:noProof/>
            <w:webHidden/>
            <w:sz w:val="24"/>
            <w:szCs w:val="24"/>
          </w:rPr>
          <w:t>13</w:t>
        </w:r>
        <w:r w:rsidR="00430F7C" w:rsidRPr="00B84159">
          <w:rPr>
            <w:rStyle w:val="Hyperlink"/>
            <w:rFonts w:ascii="Arial" w:hAnsi="Arial" w:cs="Arial"/>
            <w:noProof/>
            <w:webHidden/>
            <w:sz w:val="24"/>
            <w:szCs w:val="24"/>
          </w:rPr>
          <w:fldChar w:fldCharType="end"/>
        </w:r>
      </w:hyperlink>
    </w:p>
    <w:p w14:paraId="57CAACFE" w14:textId="77777777" w:rsidR="00430F7C" w:rsidRPr="007B54B3" w:rsidRDefault="00237DE0" w:rsidP="00430F7C">
      <w:pPr>
        <w:pStyle w:val="TOC1"/>
        <w:tabs>
          <w:tab w:val="left" w:pos="660"/>
          <w:tab w:val="right" w:leader="dot" w:pos="9395"/>
        </w:tabs>
        <w:spacing w:after="0" w:line="360" w:lineRule="auto"/>
        <w:rPr>
          <w:rFonts w:ascii="Arial" w:eastAsiaTheme="minorEastAsia" w:hAnsi="Arial" w:cs="Arial"/>
          <w:noProof/>
          <w:sz w:val="24"/>
          <w:szCs w:val="24"/>
          <w:lang w:val="es-VE" w:eastAsia="es-VE"/>
        </w:rPr>
      </w:pPr>
      <w:hyperlink r:id="rId20" w:anchor="_Toc516404812" w:history="1">
        <w:r w:rsidR="00430F7C" w:rsidRPr="00B84159">
          <w:rPr>
            <w:rStyle w:val="Hyperlink"/>
            <w:rFonts w:ascii="Arial" w:hAnsi="Arial" w:cs="Arial"/>
            <w:noProof/>
            <w:sz w:val="24"/>
            <w:szCs w:val="24"/>
          </w:rPr>
          <w:t>1.9.</w:t>
        </w:r>
        <w:r w:rsidR="00430F7C" w:rsidRPr="00B84159">
          <w:rPr>
            <w:rStyle w:val="Hyperlink"/>
            <w:rFonts w:ascii="Arial" w:eastAsiaTheme="minorEastAsia" w:hAnsi="Arial" w:cs="Arial"/>
            <w:noProof/>
            <w:sz w:val="24"/>
            <w:szCs w:val="24"/>
            <w:lang w:val="es-VE" w:eastAsia="es-VE"/>
          </w:rPr>
          <w:tab/>
        </w:r>
        <w:r w:rsidR="00430F7C" w:rsidRPr="00B84159">
          <w:rPr>
            <w:rStyle w:val="Hyperlink"/>
            <w:rFonts w:ascii="Arial" w:hAnsi="Arial" w:cs="Arial"/>
            <w:noProof/>
            <w:sz w:val="24"/>
            <w:szCs w:val="24"/>
          </w:rPr>
          <w:t>Cronograma de actividades</w:t>
        </w:r>
        <w:r w:rsidR="00430F7C" w:rsidRPr="00B84159">
          <w:rPr>
            <w:rStyle w:val="Hyperlink"/>
            <w:rFonts w:ascii="Arial" w:hAnsi="Arial" w:cs="Arial"/>
            <w:noProof/>
            <w:webHidden/>
            <w:sz w:val="24"/>
            <w:szCs w:val="24"/>
          </w:rPr>
          <w:tab/>
        </w:r>
      </w:hyperlink>
      <w:r w:rsidR="007B54B3" w:rsidRPr="007B54B3">
        <w:rPr>
          <w:rStyle w:val="Hyperlink"/>
          <w:rFonts w:ascii="Arial" w:hAnsi="Arial" w:cs="Arial"/>
          <w:noProof/>
          <w:color w:val="auto"/>
          <w:sz w:val="24"/>
          <w:szCs w:val="24"/>
          <w:u w:val="none"/>
        </w:rPr>
        <w:t>15</w:t>
      </w:r>
    </w:p>
    <w:p w14:paraId="155B5F86" w14:textId="77777777" w:rsidR="00CB3B46" w:rsidRPr="00B84159" w:rsidRDefault="00430F7C" w:rsidP="00430F7C">
      <w:pPr>
        <w:autoSpaceDE w:val="0"/>
        <w:autoSpaceDN w:val="0"/>
        <w:adjustRightInd w:val="0"/>
        <w:spacing w:after="0" w:line="360" w:lineRule="auto"/>
        <w:jc w:val="center"/>
        <w:rPr>
          <w:rFonts w:ascii="Arial" w:hAnsi="Arial" w:cs="Arial"/>
          <w:bCs/>
          <w:sz w:val="24"/>
          <w:szCs w:val="24"/>
        </w:rPr>
      </w:pPr>
      <w:r w:rsidRPr="00B84159">
        <w:rPr>
          <w:rFonts w:ascii="Arial" w:hAnsi="Arial" w:cs="Arial"/>
          <w:bCs/>
          <w:sz w:val="24"/>
          <w:szCs w:val="24"/>
        </w:rPr>
        <w:fldChar w:fldCharType="end"/>
      </w:r>
    </w:p>
    <w:p w14:paraId="6D6C4396" w14:textId="77777777" w:rsidR="00430F7C" w:rsidRPr="00B84159" w:rsidRDefault="00430F7C" w:rsidP="00430F7C">
      <w:pPr>
        <w:autoSpaceDE w:val="0"/>
        <w:autoSpaceDN w:val="0"/>
        <w:adjustRightInd w:val="0"/>
        <w:spacing w:after="0" w:line="360" w:lineRule="auto"/>
        <w:jc w:val="center"/>
        <w:rPr>
          <w:rFonts w:ascii="Arial" w:hAnsi="Arial" w:cs="Arial"/>
          <w:bCs/>
          <w:sz w:val="24"/>
          <w:szCs w:val="24"/>
        </w:rPr>
      </w:pPr>
    </w:p>
    <w:p w14:paraId="6D69BC43" w14:textId="77777777" w:rsidR="00430F7C" w:rsidRPr="00B84159" w:rsidRDefault="00430F7C" w:rsidP="00430F7C">
      <w:pPr>
        <w:autoSpaceDE w:val="0"/>
        <w:autoSpaceDN w:val="0"/>
        <w:adjustRightInd w:val="0"/>
        <w:spacing w:after="0" w:line="360" w:lineRule="auto"/>
        <w:jc w:val="center"/>
        <w:rPr>
          <w:rFonts w:ascii="Arial" w:hAnsi="Arial" w:cs="Arial"/>
          <w:bCs/>
          <w:sz w:val="24"/>
          <w:szCs w:val="24"/>
        </w:rPr>
      </w:pPr>
    </w:p>
    <w:p w14:paraId="0C685067" w14:textId="77777777" w:rsidR="00430F7C" w:rsidRPr="00B84159" w:rsidRDefault="00430F7C" w:rsidP="00430F7C">
      <w:pPr>
        <w:autoSpaceDE w:val="0"/>
        <w:autoSpaceDN w:val="0"/>
        <w:adjustRightInd w:val="0"/>
        <w:spacing w:after="0" w:line="360" w:lineRule="auto"/>
        <w:jc w:val="center"/>
        <w:rPr>
          <w:rFonts w:ascii="Arial" w:hAnsi="Arial" w:cs="Arial"/>
          <w:bCs/>
          <w:sz w:val="24"/>
          <w:szCs w:val="24"/>
        </w:rPr>
      </w:pPr>
    </w:p>
    <w:p w14:paraId="18E12EDA" w14:textId="77777777" w:rsidR="00430F7C" w:rsidRPr="00B84159" w:rsidRDefault="00430F7C" w:rsidP="00430F7C">
      <w:pPr>
        <w:autoSpaceDE w:val="0"/>
        <w:autoSpaceDN w:val="0"/>
        <w:adjustRightInd w:val="0"/>
        <w:spacing w:after="0" w:line="360" w:lineRule="auto"/>
        <w:jc w:val="center"/>
        <w:rPr>
          <w:rFonts w:ascii="Arial" w:hAnsi="Arial" w:cs="Arial"/>
          <w:bCs/>
          <w:sz w:val="24"/>
          <w:szCs w:val="24"/>
        </w:rPr>
      </w:pPr>
    </w:p>
    <w:p w14:paraId="11CF13DA" w14:textId="77777777" w:rsidR="00430F7C" w:rsidRPr="00B84159" w:rsidRDefault="00430F7C" w:rsidP="00430F7C">
      <w:pPr>
        <w:autoSpaceDE w:val="0"/>
        <w:autoSpaceDN w:val="0"/>
        <w:adjustRightInd w:val="0"/>
        <w:spacing w:after="0" w:line="360" w:lineRule="auto"/>
        <w:jc w:val="center"/>
        <w:rPr>
          <w:rFonts w:ascii="Arial" w:hAnsi="Arial" w:cs="Arial"/>
          <w:bCs/>
          <w:sz w:val="24"/>
          <w:szCs w:val="24"/>
        </w:rPr>
      </w:pPr>
    </w:p>
    <w:p w14:paraId="50393D94" w14:textId="77777777" w:rsidR="00430F7C" w:rsidRPr="00B84159" w:rsidRDefault="00430F7C" w:rsidP="00430F7C">
      <w:pPr>
        <w:autoSpaceDE w:val="0"/>
        <w:autoSpaceDN w:val="0"/>
        <w:adjustRightInd w:val="0"/>
        <w:spacing w:after="0" w:line="360" w:lineRule="auto"/>
        <w:jc w:val="center"/>
        <w:rPr>
          <w:rFonts w:ascii="Arial" w:hAnsi="Arial" w:cs="Arial"/>
          <w:bCs/>
          <w:sz w:val="24"/>
          <w:szCs w:val="24"/>
        </w:rPr>
      </w:pPr>
    </w:p>
    <w:p w14:paraId="3EFC3720" w14:textId="77777777" w:rsidR="00430F7C" w:rsidRPr="00B84159" w:rsidRDefault="00430F7C" w:rsidP="00430F7C">
      <w:pPr>
        <w:autoSpaceDE w:val="0"/>
        <w:autoSpaceDN w:val="0"/>
        <w:adjustRightInd w:val="0"/>
        <w:spacing w:after="0" w:line="360" w:lineRule="auto"/>
        <w:jc w:val="center"/>
        <w:rPr>
          <w:rFonts w:ascii="Arial" w:hAnsi="Arial" w:cs="Arial"/>
          <w:bCs/>
          <w:sz w:val="24"/>
          <w:szCs w:val="24"/>
        </w:rPr>
      </w:pPr>
    </w:p>
    <w:p w14:paraId="6CDB90BA" w14:textId="77777777" w:rsidR="00430F7C" w:rsidRPr="00B84159" w:rsidRDefault="00430F7C" w:rsidP="00430F7C">
      <w:pPr>
        <w:autoSpaceDE w:val="0"/>
        <w:autoSpaceDN w:val="0"/>
        <w:adjustRightInd w:val="0"/>
        <w:spacing w:after="0" w:line="360" w:lineRule="auto"/>
        <w:jc w:val="center"/>
        <w:rPr>
          <w:rFonts w:ascii="Arial" w:hAnsi="Arial" w:cs="Arial"/>
          <w:bCs/>
          <w:sz w:val="24"/>
          <w:szCs w:val="24"/>
        </w:rPr>
      </w:pPr>
    </w:p>
    <w:p w14:paraId="3E4C2210" w14:textId="77777777" w:rsidR="00430F7C" w:rsidRPr="00B84159" w:rsidRDefault="00430F7C" w:rsidP="00430F7C">
      <w:pPr>
        <w:autoSpaceDE w:val="0"/>
        <w:autoSpaceDN w:val="0"/>
        <w:adjustRightInd w:val="0"/>
        <w:spacing w:after="0" w:line="360" w:lineRule="auto"/>
        <w:jc w:val="center"/>
        <w:rPr>
          <w:rFonts w:ascii="Arial" w:hAnsi="Arial" w:cs="Arial"/>
          <w:bCs/>
          <w:sz w:val="24"/>
          <w:szCs w:val="24"/>
        </w:rPr>
      </w:pPr>
    </w:p>
    <w:p w14:paraId="09C38846" w14:textId="77777777" w:rsidR="00430F7C" w:rsidRPr="00B84159" w:rsidRDefault="00430F7C" w:rsidP="00430F7C">
      <w:pPr>
        <w:autoSpaceDE w:val="0"/>
        <w:autoSpaceDN w:val="0"/>
        <w:adjustRightInd w:val="0"/>
        <w:spacing w:after="0" w:line="360" w:lineRule="auto"/>
        <w:jc w:val="center"/>
        <w:rPr>
          <w:rFonts w:ascii="Arial" w:hAnsi="Arial" w:cs="Arial"/>
          <w:bCs/>
          <w:sz w:val="24"/>
          <w:szCs w:val="24"/>
        </w:rPr>
      </w:pPr>
    </w:p>
    <w:p w14:paraId="2D4F8B58" w14:textId="77777777" w:rsidR="00430F7C" w:rsidRPr="00B84159" w:rsidRDefault="00430F7C" w:rsidP="00430F7C">
      <w:pPr>
        <w:autoSpaceDE w:val="0"/>
        <w:autoSpaceDN w:val="0"/>
        <w:adjustRightInd w:val="0"/>
        <w:spacing w:after="0" w:line="360" w:lineRule="auto"/>
        <w:jc w:val="center"/>
        <w:rPr>
          <w:rFonts w:ascii="Arial" w:hAnsi="Arial" w:cs="Arial"/>
          <w:bCs/>
          <w:sz w:val="24"/>
          <w:szCs w:val="24"/>
        </w:rPr>
      </w:pPr>
    </w:p>
    <w:p w14:paraId="5FA1855C" w14:textId="77777777" w:rsidR="00430F7C" w:rsidRPr="00B84159" w:rsidRDefault="00430F7C" w:rsidP="00430F7C">
      <w:pPr>
        <w:autoSpaceDE w:val="0"/>
        <w:autoSpaceDN w:val="0"/>
        <w:adjustRightInd w:val="0"/>
        <w:spacing w:after="0" w:line="360" w:lineRule="auto"/>
        <w:jc w:val="center"/>
        <w:rPr>
          <w:rFonts w:ascii="Arial" w:hAnsi="Arial" w:cs="Arial"/>
          <w:bCs/>
          <w:sz w:val="24"/>
          <w:szCs w:val="24"/>
        </w:rPr>
      </w:pPr>
    </w:p>
    <w:p w14:paraId="528604D2" w14:textId="77777777" w:rsidR="00430F7C" w:rsidRPr="00B84159" w:rsidRDefault="00430F7C" w:rsidP="00430F7C">
      <w:pPr>
        <w:autoSpaceDE w:val="0"/>
        <w:autoSpaceDN w:val="0"/>
        <w:adjustRightInd w:val="0"/>
        <w:spacing w:after="0" w:line="360" w:lineRule="auto"/>
        <w:jc w:val="center"/>
        <w:rPr>
          <w:rFonts w:ascii="Arial" w:hAnsi="Arial" w:cs="Arial"/>
          <w:bCs/>
          <w:sz w:val="24"/>
          <w:szCs w:val="24"/>
        </w:rPr>
      </w:pPr>
    </w:p>
    <w:p w14:paraId="7A73C36D" w14:textId="77777777" w:rsidR="00430F7C" w:rsidRPr="00B84159" w:rsidRDefault="00430F7C" w:rsidP="00430F7C">
      <w:pPr>
        <w:autoSpaceDE w:val="0"/>
        <w:autoSpaceDN w:val="0"/>
        <w:adjustRightInd w:val="0"/>
        <w:spacing w:after="0" w:line="360" w:lineRule="auto"/>
        <w:jc w:val="center"/>
        <w:rPr>
          <w:rFonts w:ascii="Arial" w:hAnsi="Arial" w:cs="Arial"/>
          <w:bCs/>
          <w:sz w:val="24"/>
          <w:szCs w:val="24"/>
        </w:rPr>
      </w:pPr>
    </w:p>
    <w:p w14:paraId="461D3651" w14:textId="77777777" w:rsidR="00430F7C" w:rsidRPr="00B84159" w:rsidRDefault="00430F7C" w:rsidP="00430F7C">
      <w:pPr>
        <w:autoSpaceDE w:val="0"/>
        <w:autoSpaceDN w:val="0"/>
        <w:adjustRightInd w:val="0"/>
        <w:spacing w:after="0" w:line="360" w:lineRule="auto"/>
        <w:jc w:val="center"/>
        <w:rPr>
          <w:rFonts w:ascii="Arial" w:hAnsi="Arial" w:cs="Arial"/>
          <w:bCs/>
          <w:sz w:val="24"/>
          <w:szCs w:val="24"/>
        </w:rPr>
      </w:pPr>
    </w:p>
    <w:p w14:paraId="69B995DE" w14:textId="77777777" w:rsidR="00430F7C" w:rsidRPr="00B84159" w:rsidRDefault="00430F7C" w:rsidP="00430F7C">
      <w:pPr>
        <w:autoSpaceDE w:val="0"/>
        <w:autoSpaceDN w:val="0"/>
        <w:adjustRightInd w:val="0"/>
        <w:spacing w:after="0" w:line="360" w:lineRule="auto"/>
        <w:jc w:val="center"/>
      </w:pPr>
    </w:p>
    <w:p w14:paraId="0FB75AB1" w14:textId="77777777" w:rsidR="000C489D" w:rsidRDefault="003011C4" w:rsidP="000559CF">
      <w:pPr>
        <w:pStyle w:val="ListParagraph"/>
        <w:numPr>
          <w:ilvl w:val="1"/>
          <w:numId w:val="5"/>
        </w:numPr>
        <w:tabs>
          <w:tab w:val="left" w:pos="567"/>
        </w:tabs>
        <w:autoSpaceDE w:val="0"/>
        <w:autoSpaceDN w:val="0"/>
        <w:adjustRightInd w:val="0"/>
        <w:spacing w:after="0" w:line="360" w:lineRule="auto"/>
        <w:outlineLvl w:val="0"/>
        <w:rPr>
          <w:rFonts w:ascii="Arial" w:hAnsi="Arial" w:cs="Arial"/>
          <w:b/>
          <w:bCs/>
          <w:color w:val="000000"/>
          <w:sz w:val="24"/>
          <w:szCs w:val="24"/>
        </w:rPr>
      </w:pPr>
      <w:bookmarkStart w:id="2" w:name="_Toc516404801"/>
      <w:r w:rsidRPr="003D1451">
        <w:rPr>
          <w:rFonts w:ascii="Arial" w:hAnsi="Arial" w:cs="Arial"/>
          <w:b/>
          <w:bCs/>
          <w:color w:val="000000"/>
          <w:sz w:val="24"/>
          <w:szCs w:val="24"/>
        </w:rPr>
        <w:lastRenderedPageBreak/>
        <w:t>Planteamiento y formulación del problema</w:t>
      </w:r>
      <w:bookmarkEnd w:id="2"/>
    </w:p>
    <w:p w14:paraId="321A1483" w14:textId="77777777" w:rsidR="003959CE" w:rsidRPr="003D1451" w:rsidRDefault="003959CE" w:rsidP="003959CE">
      <w:pPr>
        <w:pStyle w:val="ListParagraph"/>
        <w:tabs>
          <w:tab w:val="left" w:pos="567"/>
        </w:tabs>
        <w:autoSpaceDE w:val="0"/>
        <w:autoSpaceDN w:val="0"/>
        <w:adjustRightInd w:val="0"/>
        <w:spacing w:after="0" w:line="360" w:lineRule="auto"/>
        <w:ind w:left="357"/>
        <w:outlineLvl w:val="0"/>
        <w:rPr>
          <w:rFonts w:ascii="Arial" w:hAnsi="Arial" w:cs="Arial"/>
          <w:b/>
          <w:bCs/>
          <w:color w:val="000000"/>
          <w:sz w:val="24"/>
          <w:szCs w:val="24"/>
        </w:rPr>
      </w:pPr>
    </w:p>
    <w:p w14:paraId="5D08AB9F" w14:textId="6EA2B015" w:rsidR="0071441F" w:rsidRPr="003B05C9" w:rsidRDefault="0071441F" w:rsidP="007A7825">
      <w:pPr>
        <w:pStyle w:val="BodyText"/>
        <w:spacing w:line="360" w:lineRule="auto"/>
        <w:ind w:right="113" w:firstLine="357"/>
        <w:jc w:val="both"/>
        <w:rPr>
          <w:rFonts w:eastAsia="Calibri"/>
          <w:lang w:eastAsia="en-US" w:bidi="ar-SA"/>
        </w:rPr>
      </w:pPr>
      <w:r w:rsidRPr="003B05C9">
        <w:rPr>
          <w:rFonts w:eastAsia="Calibri"/>
          <w:lang w:eastAsia="en-US" w:bidi="ar-SA"/>
        </w:rPr>
        <w:t xml:space="preserve">A nivel global </w:t>
      </w:r>
      <w:r w:rsidR="009A4B07">
        <w:t>los campos maduros día a día pierden energía, disminuyendo su aporte natural de producción</w:t>
      </w:r>
      <w:r w:rsidR="009A4B07" w:rsidRPr="003B05C9">
        <w:rPr>
          <w:rFonts w:eastAsia="Calibri"/>
          <w:lang w:eastAsia="en-US" w:bidi="ar-SA"/>
        </w:rPr>
        <w:t xml:space="preserve"> </w:t>
      </w:r>
      <w:r w:rsidRPr="003B05C9">
        <w:rPr>
          <w:rFonts w:eastAsia="Calibri"/>
          <w:lang w:eastAsia="en-US" w:bidi="ar-SA"/>
        </w:rPr>
        <w:t xml:space="preserve">por lo </w:t>
      </w:r>
      <w:r w:rsidR="00523CE2" w:rsidRPr="003B05C9">
        <w:rPr>
          <w:rFonts w:eastAsia="Calibri"/>
          <w:lang w:eastAsia="en-US" w:bidi="ar-SA"/>
        </w:rPr>
        <w:t>cual resulta critico un monitoreo</w:t>
      </w:r>
      <w:r w:rsidRPr="003B05C9">
        <w:rPr>
          <w:rFonts w:eastAsia="Calibri"/>
          <w:lang w:eastAsia="en-US" w:bidi="ar-SA"/>
        </w:rPr>
        <w:t xml:space="preserve"> constante y cambios dinámicos de los planes de explotación, eso unido a complejos cambios geopolíticos y estructurales llevan a que varios países se alejen de los primeros puestos de producción a nivel mundial, tal es el caso de Venezuela</w:t>
      </w:r>
      <w:r w:rsidR="007A09F9">
        <w:rPr>
          <w:rFonts w:eastAsia="Calibri"/>
          <w:lang w:eastAsia="en-US" w:bidi="ar-SA"/>
        </w:rPr>
        <w:t>,</w:t>
      </w:r>
      <w:r w:rsidR="005B6B53" w:rsidRPr="003B05C9">
        <w:rPr>
          <w:rFonts w:eastAsia="Calibri"/>
          <w:lang w:eastAsia="en-US" w:bidi="ar-SA"/>
        </w:rPr>
        <w:t xml:space="preserve"> país donde los campos en el occi</w:t>
      </w:r>
      <w:r w:rsidRPr="003B05C9">
        <w:rPr>
          <w:rFonts w:eastAsia="Calibri"/>
          <w:lang w:eastAsia="en-US" w:bidi="ar-SA"/>
        </w:rPr>
        <w:t xml:space="preserve">dente del país ya pasan de </w:t>
      </w:r>
      <w:r w:rsidR="00930EDF" w:rsidRPr="003B05C9">
        <w:rPr>
          <w:rFonts w:eastAsia="Calibri"/>
          <w:lang w:eastAsia="en-US" w:bidi="ar-SA"/>
        </w:rPr>
        <w:t>más</w:t>
      </w:r>
      <w:r w:rsidRPr="003B05C9">
        <w:rPr>
          <w:rFonts w:eastAsia="Calibri"/>
          <w:lang w:eastAsia="en-US" w:bidi="ar-SA"/>
        </w:rPr>
        <w:t xml:space="preserve"> de </w:t>
      </w:r>
      <w:r w:rsidR="00967207">
        <w:rPr>
          <w:rFonts w:eastAsia="Calibri"/>
          <w:lang w:eastAsia="en-US" w:bidi="ar-SA"/>
        </w:rPr>
        <w:t xml:space="preserve">90 </w:t>
      </w:r>
      <w:r w:rsidR="007A09F9">
        <w:rPr>
          <w:rStyle w:val="CommentReference"/>
          <w:rFonts w:ascii="Calibri" w:eastAsia="Calibri" w:hAnsi="Calibri" w:cs="Times New Roman"/>
          <w:lang w:eastAsia="en-US" w:bidi="ar-SA"/>
        </w:rPr>
        <w:commentReference w:id="3"/>
      </w:r>
      <w:r w:rsidR="000B46D9">
        <w:rPr>
          <w:rStyle w:val="CommentReference"/>
          <w:rFonts w:ascii="Calibri" w:eastAsia="Calibri" w:hAnsi="Calibri" w:cs="Times New Roman"/>
          <w:lang w:eastAsia="en-US" w:bidi="ar-SA"/>
        </w:rPr>
        <w:commentReference w:id="4"/>
      </w:r>
      <w:r w:rsidRPr="003B05C9">
        <w:rPr>
          <w:rFonts w:eastAsia="Calibri"/>
          <w:lang w:eastAsia="en-US" w:bidi="ar-SA"/>
        </w:rPr>
        <w:t>años</w:t>
      </w:r>
      <w:r w:rsidR="00967207">
        <w:rPr>
          <w:rFonts w:eastAsia="Calibri"/>
          <w:lang w:eastAsia="en-US" w:bidi="ar-SA"/>
        </w:rPr>
        <w:t xml:space="preserve"> (desde 1926)</w:t>
      </w:r>
      <w:r w:rsidRPr="003B05C9">
        <w:rPr>
          <w:rFonts w:eastAsia="Calibri"/>
          <w:lang w:eastAsia="en-US" w:bidi="ar-SA"/>
        </w:rPr>
        <w:t xml:space="preserve"> de explotación y con ello los </w:t>
      </w:r>
      <w:r w:rsidR="00EE4D9A" w:rsidRPr="003B05C9">
        <w:rPr>
          <w:rFonts w:eastAsia="Calibri"/>
          <w:lang w:eastAsia="en-US" w:bidi="ar-SA"/>
        </w:rPr>
        <w:t xml:space="preserve">problemas de </w:t>
      </w:r>
      <w:commentRangeStart w:id="5"/>
      <w:r w:rsidR="00EE4D9A" w:rsidRPr="003B05C9">
        <w:rPr>
          <w:rFonts w:eastAsia="Calibri"/>
          <w:lang w:eastAsia="en-US" w:bidi="ar-SA"/>
        </w:rPr>
        <w:t>explotación</w:t>
      </w:r>
      <w:commentRangeEnd w:id="5"/>
      <w:r w:rsidR="00AA143D">
        <w:rPr>
          <w:rStyle w:val="CommentReference"/>
          <w:rFonts w:ascii="Calibri" w:eastAsia="Calibri" w:hAnsi="Calibri" w:cs="Times New Roman"/>
          <w:lang w:eastAsia="en-US" w:bidi="ar-SA"/>
        </w:rPr>
        <w:commentReference w:id="5"/>
      </w:r>
      <w:r w:rsidR="00EE4D9A" w:rsidRPr="003B05C9">
        <w:rPr>
          <w:rFonts w:eastAsia="Calibri"/>
          <w:lang w:eastAsia="en-US" w:bidi="ar-SA"/>
        </w:rPr>
        <w:t xml:space="preserve"> cada día</w:t>
      </w:r>
      <w:r w:rsidRPr="003B05C9">
        <w:rPr>
          <w:rFonts w:eastAsia="Calibri"/>
          <w:lang w:eastAsia="en-US" w:bidi="ar-SA"/>
        </w:rPr>
        <w:t xml:space="preserve"> aumentan </w:t>
      </w:r>
      <w:r w:rsidR="00930EDF" w:rsidRPr="003B05C9">
        <w:rPr>
          <w:rFonts w:eastAsia="Calibri"/>
          <w:lang w:eastAsia="en-US" w:bidi="ar-SA"/>
        </w:rPr>
        <w:t>más</w:t>
      </w:r>
      <w:r w:rsidRPr="003B05C9">
        <w:rPr>
          <w:rFonts w:eastAsia="Calibri"/>
          <w:lang w:eastAsia="en-US" w:bidi="ar-SA"/>
        </w:rPr>
        <w:t xml:space="preserve">.  </w:t>
      </w:r>
    </w:p>
    <w:p w14:paraId="2E30AEE3" w14:textId="77777777" w:rsidR="0071441F" w:rsidRPr="003B05C9" w:rsidRDefault="0071441F" w:rsidP="00EE4D9A">
      <w:pPr>
        <w:pStyle w:val="BodyText"/>
        <w:spacing w:line="360" w:lineRule="auto"/>
        <w:ind w:right="114"/>
        <w:jc w:val="both"/>
        <w:rPr>
          <w:rFonts w:eastAsia="Calibri"/>
          <w:lang w:eastAsia="en-US" w:bidi="ar-SA"/>
        </w:rPr>
      </w:pPr>
    </w:p>
    <w:p w14:paraId="1CB20B64" w14:textId="6E1F72A7" w:rsidR="0071441F" w:rsidRPr="003B05C9" w:rsidRDefault="00930EDF" w:rsidP="007A7825">
      <w:pPr>
        <w:pStyle w:val="BodyText"/>
        <w:spacing w:line="360" w:lineRule="auto"/>
        <w:ind w:right="114" w:firstLine="357"/>
        <w:jc w:val="both"/>
        <w:rPr>
          <w:rFonts w:eastAsia="Calibri"/>
          <w:lang w:eastAsia="en-US" w:bidi="ar-SA"/>
        </w:rPr>
      </w:pPr>
      <w:r w:rsidRPr="003B05C9">
        <w:rPr>
          <w:rFonts w:eastAsia="Calibri"/>
          <w:lang w:eastAsia="en-US" w:bidi="ar-SA"/>
        </w:rPr>
        <w:t xml:space="preserve">Con el envejecimiento de los campos las presiones </w:t>
      </w:r>
      <w:r w:rsidR="005B6B53" w:rsidRPr="003B05C9">
        <w:rPr>
          <w:rFonts w:eastAsia="Calibri"/>
          <w:lang w:eastAsia="en-US" w:bidi="ar-SA"/>
        </w:rPr>
        <w:t xml:space="preserve">declinan </w:t>
      </w:r>
      <w:r w:rsidR="00EE4D9A" w:rsidRPr="003B05C9">
        <w:rPr>
          <w:rFonts w:eastAsia="Calibri"/>
          <w:lang w:eastAsia="en-US" w:bidi="ar-SA"/>
        </w:rPr>
        <w:t xml:space="preserve">y </w:t>
      </w:r>
      <w:r w:rsidRPr="003B05C9">
        <w:rPr>
          <w:rFonts w:eastAsia="Calibri"/>
          <w:lang w:eastAsia="en-US" w:bidi="ar-SA"/>
        </w:rPr>
        <w:t>la cantidad de infor</w:t>
      </w:r>
      <w:r w:rsidR="00EE4D9A" w:rsidRPr="003B05C9">
        <w:rPr>
          <w:rFonts w:eastAsia="Calibri"/>
          <w:lang w:eastAsia="en-US" w:bidi="ar-SA"/>
        </w:rPr>
        <w:t xml:space="preserve">mación crece exponencialmente, </w:t>
      </w:r>
      <w:r w:rsidRPr="003B05C9">
        <w:rPr>
          <w:rFonts w:eastAsia="Calibri"/>
          <w:lang w:eastAsia="en-US" w:bidi="ar-SA"/>
        </w:rPr>
        <w:t xml:space="preserve">el problema no solo llega con los volúmenes de información sino con los </w:t>
      </w:r>
      <w:commentRangeStart w:id="6"/>
      <w:commentRangeStart w:id="7"/>
      <w:r w:rsidRPr="003B05C9">
        <w:rPr>
          <w:rFonts w:eastAsia="Calibri"/>
          <w:lang w:eastAsia="en-US" w:bidi="ar-SA"/>
        </w:rPr>
        <w:t>formatos</w:t>
      </w:r>
      <w:commentRangeEnd w:id="6"/>
      <w:r w:rsidR="007A09F9">
        <w:rPr>
          <w:rStyle w:val="CommentReference"/>
          <w:rFonts w:ascii="Calibri" w:eastAsia="Calibri" w:hAnsi="Calibri" w:cs="Times New Roman"/>
          <w:lang w:eastAsia="en-US" w:bidi="ar-SA"/>
        </w:rPr>
        <w:commentReference w:id="6"/>
      </w:r>
      <w:commentRangeEnd w:id="7"/>
      <w:r w:rsidR="00967207">
        <w:rPr>
          <w:rStyle w:val="CommentReference"/>
          <w:rFonts w:ascii="Calibri" w:eastAsia="Calibri" w:hAnsi="Calibri" w:cs="Times New Roman"/>
          <w:lang w:eastAsia="en-US" w:bidi="ar-SA"/>
        </w:rPr>
        <w:commentReference w:id="7"/>
      </w:r>
      <w:r w:rsidRPr="003B05C9">
        <w:rPr>
          <w:rFonts w:eastAsia="Calibri"/>
          <w:lang w:eastAsia="en-US" w:bidi="ar-SA"/>
        </w:rPr>
        <w:t xml:space="preserve"> de almacenamiento, </w:t>
      </w:r>
      <w:r w:rsidR="0080194D">
        <w:rPr>
          <w:rFonts w:eastAsia="Calibri"/>
          <w:lang w:eastAsia="en-US" w:bidi="ar-SA"/>
        </w:rPr>
        <w:t>l</w:t>
      </w:r>
      <w:r w:rsidR="0080194D" w:rsidRPr="0080194D">
        <w:rPr>
          <w:rFonts w:eastAsia="Calibri"/>
          <w:lang w:eastAsia="en-US" w:bidi="ar-SA"/>
        </w:rPr>
        <w:t xml:space="preserve">os datos deben de relacionarse para ser útiles, es decir deben convertirse en información para ofrecer un significado y </w:t>
      </w:r>
      <w:commentRangeStart w:id="8"/>
      <w:r w:rsidR="0080194D" w:rsidRPr="0080194D">
        <w:rPr>
          <w:rFonts w:eastAsia="Calibri"/>
          <w:lang w:eastAsia="en-US" w:bidi="ar-SA"/>
        </w:rPr>
        <w:t>me</w:t>
      </w:r>
      <w:r w:rsidR="0080194D">
        <w:rPr>
          <w:rFonts w:eastAsia="Calibri"/>
          <w:lang w:eastAsia="en-US" w:bidi="ar-SA"/>
        </w:rPr>
        <w:t xml:space="preserve">nsaje útil para quien lo recibe </w:t>
      </w:r>
      <w:commentRangeEnd w:id="8"/>
      <w:r w:rsidR="00AB430D">
        <w:rPr>
          <w:rStyle w:val="CommentReference"/>
          <w:rFonts w:ascii="Calibri" w:eastAsia="Calibri" w:hAnsi="Calibri" w:cs="Times New Roman"/>
          <w:lang w:eastAsia="en-US" w:bidi="ar-SA"/>
        </w:rPr>
        <w:commentReference w:id="8"/>
      </w:r>
      <w:r w:rsidR="0080194D">
        <w:rPr>
          <w:rFonts w:eastAsia="Calibri"/>
          <w:lang w:eastAsia="en-US" w:bidi="ar-SA"/>
        </w:rPr>
        <w:t xml:space="preserve">sin embargo </w:t>
      </w:r>
      <w:r w:rsidRPr="003B05C9">
        <w:rPr>
          <w:rFonts w:eastAsia="Calibri"/>
          <w:lang w:eastAsia="en-US" w:bidi="ar-SA"/>
        </w:rPr>
        <w:t xml:space="preserve">hoy en día la industria petrolera presenta una mezcla de </w:t>
      </w:r>
      <w:r w:rsidR="0080194D">
        <w:rPr>
          <w:rFonts w:eastAsia="Calibri"/>
          <w:lang w:eastAsia="en-US" w:bidi="ar-SA"/>
        </w:rPr>
        <w:t xml:space="preserve">diversos tipos de datos de entrada, </w:t>
      </w:r>
      <w:r w:rsidRPr="003B05C9">
        <w:rPr>
          <w:rFonts w:eastAsia="Calibri"/>
          <w:lang w:eastAsia="en-US" w:bidi="ar-SA"/>
        </w:rPr>
        <w:t xml:space="preserve">archivos resúmenes y bases de datos aisladas no modulares bajo las cuales la industria no solo no posee capacidad de </w:t>
      </w:r>
      <w:commentRangeStart w:id="9"/>
      <w:r w:rsidRPr="003B05C9">
        <w:rPr>
          <w:rFonts w:eastAsia="Calibri"/>
          <w:lang w:eastAsia="en-US" w:bidi="ar-SA"/>
        </w:rPr>
        <w:t>personalizarlas</w:t>
      </w:r>
      <w:commentRangeEnd w:id="9"/>
      <w:r w:rsidR="00AB430D">
        <w:rPr>
          <w:rStyle w:val="CommentReference"/>
          <w:rFonts w:ascii="Calibri" w:eastAsia="Calibri" w:hAnsi="Calibri" w:cs="Times New Roman"/>
          <w:lang w:eastAsia="en-US" w:bidi="ar-SA"/>
        </w:rPr>
        <w:commentReference w:id="9"/>
      </w:r>
      <w:r w:rsidRPr="003B05C9">
        <w:rPr>
          <w:rFonts w:eastAsia="Calibri"/>
          <w:lang w:eastAsia="en-US" w:bidi="ar-SA"/>
        </w:rPr>
        <w:t xml:space="preserve"> sino que no se </w:t>
      </w:r>
      <w:r w:rsidR="0080194D">
        <w:rPr>
          <w:rFonts w:eastAsia="Calibri"/>
          <w:lang w:eastAsia="en-US" w:bidi="ar-SA"/>
        </w:rPr>
        <w:t>conectan</w:t>
      </w:r>
      <w:r w:rsidRPr="003B05C9">
        <w:rPr>
          <w:rFonts w:eastAsia="Calibri"/>
          <w:lang w:eastAsia="en-US" w:bidi="ar-SA"/>
        </w:rPr>
        <w:t xml:space="preserve"> entre sí, todo ello ocasiona que los planes de explotación no </w:t>
      </w:r>
      <w:commentRangeStart w:id="10"/>
      <w:r w:rsidRPr="003B05C9">
        <w:rPr>
          <w:rFonts w:eastAsia="Calibri"/>
          <w:lang w:eastAsia="en-US" w:bidi="ar-SA"/>
        </w:rPr>
        <w:t>cambien</w:t>
      </w:r>
      <w:commentRangeEnd w:id="10"/>
      <w:r w:rsidR="00AB430D">
        <w:rPr>
          <w:rStyle w:val="CommentReference"/>
          <w:rFonts w:ascii="Calibri" w:eastAsia="Calibri" w:hAnsi="Calibri" w:cs="Times New Roman"/>
          <w:lang w:eastAsia="en-US" w:bidi="ar-SA"/>
        </w:rPr>
        <w:commentReference w:id="10"/>
      </w:r>
      <w:r w:rsidRPr="003B05C9">
        <w:rPr>
          <w:rFonts w:eastAsia="Calibri"/>
          <w:lang w:eastAsia="en-US" w:bidi="ar-SA"/>
        </w:rPr>
        <w:t xml:space="preserve"> tan rápido como deberían hacerlo y ello es una de las principales causales </w:t>
      </w:r>
      <w:r w:rsidR="0080194D">
        <w:rPr>
          <w:rFonts w:eastAsia="Calibri"/>
          <w:lang w:eastAsia="en-US" w:bidi="ar-SA"/>
        </w:rPr>
        <w:t>de desviaciones en los compromisos de producción pautados</w:t>
      </w:r>
      <w:r w:rsidRPr="003B05C9">
        <w:rPr>
          <w:rFonts w:eastAsia="Calibri"/>
          <w:lang w:eastAsia="en-US" w:bidi="ar-SA"/>
        </w:rPr>
        <w:t xml:space="preserve">. </w:t>
      </w:r>
    </w:p>
    <w:p w14:paraId="7BABD1B1" w14:textId="77777777" w:rsidR="003011C4" w:rsidRPr="003B05C9" w:rsidRDefault="003011C4" w:rsidP="003011C4">
      <w:pPr>
        <w:spacing w:after="0" w:line="360" w:lineRule="auto"/>
        <w:jc w:val="both"/>
        <w:rPr>
          <w:rFonts w:ascii="Arial" w:hAnsi="Arial" w:cs="Arial"/>
          <w:sz w:val="24"/>
          <w:szCs w:val="24"/>
        </w:rPr>
      </w:pPr>
    </w:p>
    <w:p w14:paraId="61FAA311" w14:textId="354F213F" w:rsidR="00FA1A62" w:rsidRPr="003B05C9" w:rsidRDefault="00930EDF" w:rsidP="001A1343">
      <w:pPr>
        <w:spacing w:after="0" w:line="480" w:lineRule="auto"/>
        <w:ind w:firstLine="357"/>
        <w:jc w:val="both"/>
        <w:rPr>
          <w:rFonts w:ascii="Arial" w:hAnsi="Arial" w:cs="Arial"/>
          <w:sz w:val="24"/>
          <w:szCs w:val="24"/>
          <w:lang w:val="es-VE"/>
        </w:rPr>
      </w:pPr>
      <w:r w:rsidRPr="003B05C9">
        <w:rPr>
          <w:rFonts w:ascii="Arial" w:hAnsi="Arial" w:cs="Arial"/>
          <w:sz w:val="24"/>
          <w:szCs w:val="24"/>
        </w:rPr>
        <w:t xml:space="preserve">La producción se ve afectada por </w:t>
      </w:r>
      <w:r w:rsidR="001A1343" w:rsidRPr="003B05C9">
        <w:rPr>
          <w:rFonts w:ascii="Arial" w:hAnsi="Arial" w:cs="Arial"/>
          <w:sz w:val="24"/>
          <w:szCs w:val="24"/>
        </w:rPr>
        <w:t xml:space="preserve">diversos </w:t>
      </w:r>
      <w:r w:rsidRPr="003B05C9">
        <w:rPr>
          <w:rFonts w:ascii="Arial" w:hAnsi="Arial" w:cs="Arial"/>
          <w:sz w:val="24"/>
          <w:szCs w:val="24"/>
        </w:rPr>
        <w:t xml:space="preserve">factores </w:t>
      </w:r>
      <w:r w:rsidR="00991467">
        <w:rPr>
          <w:rFonts w:ascii="Arial" w:hAnsi="Arial" w:cs="Arial"/>
          <w:sz w:val="24"/>
          <w:szCs w:val="24"/>
        </w:rPr>
        <w:t>inherentes al</w:t>
      </w:r>
      <w:r w:rsidR="006E32A4" w:rsidRPr="003B05C9">
        <w:rPr>
          <w:rFonts w:ascii="Arial" w:hAnsi="Arial" w:cs="Arial"/>
          <w:sz w:val="24"/>
          <w:szCs w:val="24"/>
          <w:lang w:val="es-VE"/>
        </w:rPr>
        <w:t xml:space="preserve"> </w:t>
      </w:r>
      <w:commentRangeStart w:id="11"/>
      <w:commentRangeStart w:id="12"/>
      <w:r w:rsidR="006E32A4" w:rsidRPr="003B05C9">
        <w:rPr>
          <w:rFonts w:ascii="Arial" w:hAnsi="Arial" w:cs="Arial"/>
          <w:sz w:val="24"/>
          <w:szCs w:val="24"/>
          <w:lang w:val="es-VE"/>
        </w:rPr>
        <w:t>pozo, yacimiento</w:t>
      </w:r>
      <w:r w:rsidR="00E43320">
        <w:rPr>
          <w:rFonts w:ascii="Arial" w:hAnsi="Arial" w:cs="Arial"/>
          <w:sz w:val="24"/>
          <w:szCs w:val="24"/>
          <w:lang w:val="es-VE"/>
        </w:rPr>
        <w:t xml:space="preserve"> y </w:t>
      </w:r>
      <w:r w:rsidR="001A1343" w:rsidRPr="003B05C9">
        <w:rPr>
          <w:rFonts w:ascii="Arial" w:hAnsi="Arial" w:cs="Arial"/>
          <w:sz w:val="24"/>
          <w:szCs w:val="24"/>
          <w:lang w:val="es-VE"/>
        </w:rPr>
        <w:t>locación</w:t>
      </w:r>
      <w:r w:rsidR="005C169D">
        <w:rPr>
          <w:rFonts w:ascii="Arial" w:hAnsi="Arial" w:cs="Arial"/>
          <w:sz w:val="24"/>
          <w:szCs w:val="24"/>
          <w:lang w:val="es-VE"/>
        </w:rPr>
        <w:t>,</w:t>
      </w:r>
      <w:r w:rsidR="00E43320">
        <w:rPr>
          <w:rFonts w:ascii="Arial" w:hAnsi="Arial" w:cs="Arial"/>
          <w:sz w:val="24"/>
          <w:szCs w:val="24"/>
          <w:lang w:val="es-VE"/>
        </w:rPr>
        <w:t xml:space="preserve"> </w:t>
      </w:r>
      <w:r w:rsidR="005C169D">
        <w:rPr>
          <w:rFonts w:ascii="Arial" w:hAnsi="Arial" w:cs="Arial"/>
          <w:sz w:val="24"/>
          <w:szCs w:val="24"/>
          <w:lang w:val="es-VE"/>
        </w:rPr>
        <w:t xml:space="preserve"> entre ellos se puede</w:t>
      </w:r>
      <w:r w:rsidR="00991467">
        <w:rPr>
          <w:rFonts w:ascii="Arial" w:hAnsi="Arial" w:cs="Arial"/>
          <w:sz w:val="24"/>
          <w:szCs w:val="24"/>
          <w:lang w:val="es-VE"/>
        </w:rPr>
        <w:t>n</w:t>
      </w:r>
      <w:r w:rsidR="005C169D">
        <w:rPr>
          <w:rFonts w:ascii="Arial" w:hAnsi="Arial" w:cs="Arial"/>
          <w:sz w:val="24"/>
          <w:szCs w:val="24"/>
          <w:lang w:val="es-VE"/>
        </w:rPr>
        <w:t xml:space="preserve"> mencionar </w:t>
      </w:r>
      <w:r w:rsidR="00E43320">
        <w:rPr>
          <w:rFonts w:ascii="Arial" w:hAnsi="Arial" w:cs="Arial"/>
          <w:sz w:val="24"/>
          <w:szCs w:val="24"/>
          <w:lang w:val="es-VE"/>
        </w:rPr>
        <w:t>fallas eléctricas, infr</w:t>
      </w:r>
      <w:r w:rsidR="005C169D">
        <w:rPr>
          <w:rFonts w:ascii="Arial" w:hAnsi="Arial" w:cs="Arial"/>
          <w:sz w:val="24"/>
          <w:szCs w:val="24"/>
          <w:lang w:val="es-VE"/>
        </w:rPr>
        <w:t xml:space="preserve">aestructura,  problemas de suministros, hurtos </w:t>
      </w:r>
      <w:r w:rsidR="001A1343" w:rsidRPr="003B05C9">
        <w:rPr>
          <w:rFonts w:ascii="Arial" w:hAnsi="Arial" w:cs="Arial"/>
          <w:sz w:val="24"/>
          <w:szCs w:val="24"/>
          <w:lang w:val="es-VE"/>
        </w:rPr>
        <w:t xml:space="preserve"> </w:t>
      </w:r>
      <w:commentRangeEnd w:id="11"/>
      <w:r w:rsidR="00C97D6B">
        <w:rPr>
          <w:rStyle w:val="CommentReference"/>
        </w:rPr>
        <w:commentReference w:id="11"/>
      </w:r>
      <w:commentRangeEnd w:id="12"/>
      <w:r w:rsidR="000B46D9">
        <w:rPr>
          <w:rStyle w:val="CommentReference"/>
        </w:rPr>
        <w:commentReference w:id="12"/>
      </w:r>
      <w:r w:rsidR="005C169D">
        <w:rPr>
          <w:rFonts w:ascii="Arial" w:hAnsi="Arial" w:cs="Arial"/>
          <w:sz w:val="24"/>
          <w:szCs w:val="24"/>
          <w:lang w:val="es-VE"/>
        </w:rPr>
        <w:t xml:space="preserve">y otros factores </w:t>
      </w:r>
      <w:r w:rsidR="001A1343" w:rsidRPr="003B05C9">
        <w:rPr>
          <w:rFonts w:ascii="Arial" w:hAnsi="Arial" w:cs="Arial"/>
          <w:sz w:val="24"/>
          <w:szCs w:val="24"/>
          <w:lang w:val="es-VE"/>
        </w:rPr>
        <w:t>geopolíticos, muchos de ellos cambian de forma drást</w:t>
      </w:r>
      <w:r w:rsidR="005B6B53" w:rsidRPr="003B05C9">
        <w:rPr>
          <w:rFonts w:ascii="Arial" w:hAnsi="Arial" w:cs="Arial"/>
          <w:sz w:val="24"/>
          <w:szCs w:val="24"/>
          <w:lang w:val="es-VE"/>
        </w:rPr>
        <w:t>ica los planes de explotación y</w:t>
      </w:r>
      <w:r w:rsidR="001A1343" w:rsidRPr="003B05C9">
        <w:rPr>
          <w:rFonts w:ascii="Arial" w:hAnsi="Arial" w:cs="Arial"/>
          <w:sz w:val="24"/>
          <w:szCs w:val="24"/>
          <w:lang w:val="es-VE"/>
        </w:rPr>
        <w:t xml:space="preserve"> obligan a requerir</w:t>
      </w:r>
      <w:r w:rsidR="005B6B53" w:rsidRPr="003B05C9">
        <w:rPr>
          <w:rFonts w:ascii="Arial" w:hAnsi="Arial" w:cs="Arial"/>
          <w:sz w:val="24"/>
          <w:szCs w:val="24"/>
          <w:lang w:val="es-VE"/>
        </w:rPr>
        <w:t xml:space="preserve"> un</w:t>
      </w:r>
      <w:r w:rsidR="001A1343" w:rsidRPr="003B05C9">
        <w:rPr>
          <w:rFonts w:ascii="Arial" w:hAnsi="Arial" w:cs="Arial"/>
          <w:sz w:val="24"/>
          <w:szCs w:val="24"/>
          <w:lang w:val="es-VE"/>
        </w:rPr>
        <w:t xml:space="preserve"> análisis de gran cantidad de información de forma rápida, en casos críticos las gerencias y/o </w:t>
      </w:r>
      <w:r w:rsidR="00C97D6B" w:rsidRPr="003B05C9">
        <w:rPr>
          <w:rFonts w:ascii="Arial" w:hAnsi="Arial" w:cs="Arial"/>
          <w:sz w:val="24"/>
          <w:szCs w:val="24"/>
          <w:lang w:val="es-VE"/>
        </w:rPr>
        <w:t>ingenieros</w:t>
      </w:r>
      <w:r w:rsidR="001A1343" w:rsidRPr="003B05C9">
        <w:rPr>
          <w:rFonts w:ascii="Arial" w:hAnsi="Arial" w:cs="Arial"/>
          <w:sz w:val="24"/>
          <w:szCs w:val="24"/>
          <w:lang w:val="es-VE"/>
        </w:rPr>
        <w:t xml:space="preserve"> de optimización requieren evaluar de forma dinámica y constante el grado de cumplimiento de los planes de explot</w:t>
      </w:r>
      <w:r w:rsidR="005B6B53" w:rsidRPr="003B05C9">
        <w:rPr>
          <w:rFonts w:ascii="Arial" w:hAnsi="Arial" w:cs="Arial"/>
          <w:sz w:val="24"/>
          <w:szCs w:val="24"/>
          <w:lang w:val="es-VE"/>
        </w:rPr>
        <w:t xml:space="preserve">ación y/o ejecución de tareas, </w:t>
      </w:r>
      <w:r w:rsidR="001A1343" w:rsidRPr="003B05C9">
        <w:rPr>
          <w:rFonts w:ascii="Arial" w:hAnsi="Arial" w:cs="Arial"/>
          <w:sz w:val="24"/>
          <w:szCs w:val="24"/>
          <w:lang w:val="es-VE"/>
        </w:rPr>
        <w:t>donde e</w:t>
      </w:r>
      <w:r w:rsidR="005C169D">
        <w:rPr>
          <w:rFonts w:ascii="Arial" w:hAnsi="Arial" w:cs="Arial"/>
          <w:sz w:val="24"/>
          <w:szCs w:val="24"/>
          <w:lang w:val="es-VE"/>
        </w:rPr>
        <w:t xml:space="preserve">xisten múltiples fuentes de información </w:t>
      </w:r>
      <w:r w:rsidR="00991467">
        <w:rPr>
          <w:rFonts w:ascii="Arial" w:hAnsi="Arial" w:cs="Arial"/>
          <w:sz w:val="24"/>
          <w:szCs w:val="24"/>
          <w:lang w:val="es-VE"/>
        </w:rPr>
        <w:t>que</w:t>
      </w:r>
      <w:r w:rsidR="005C169D">
        <w:rPr>
          <w:rFonts w:ascii="Arial" w:hAnsi="Arial" w:cs="Arial"/>
          <w:sz w:val="24"/>
          <w:szCs w:val="24"/>
          <w:lang w:val="es-VE"/>
        </w:rPr>
        <w:t xml:space="preserve"> en muchos casos no se encuentran estandarizadas para ser </w:t>
      </w:r>
      <w:r w:rsidR="005C169D">
        <w:rPr>
          <w:rFonts w:ascii="Arial" w:hAnsi="Arial" w:cs="Arial"/>
          <w:sz w:val="24"/>
          <w:szCs w:val="24"/>
          <w:lang w:val="es-VE"/>
        </w:rPr>
        <w:lastRenderedPageBreak/>
        <w:t>incorporadas a u</w:t>
      </w:r>
      <w:r w:rsidR="00991467">
        <w:rPr>
          <w:rFonts w:ascii="Arial" w:hAnsi="Arial" w:cs="Arial"/>
          <w:sz w:val="24"/>
          <w:szCs w:val="24"/>
          <w:lang w:val="es-VE"/>
        </w:rPr>
        <w:t>na base de datos de forma rápida</w:t>
      </w:r>
      <w:r w:rsidR="005C169D">
        <w:rPr>
          <w:rFonts w:ascii="Arial" w:hAnsi="Arial" w:cs="Arial"/>
          <w:sz w:val="24"/>
          <w:szCs w:val="24"/>
          <w:lang w:val="es-VE"/>
        </w:rPr>
        <w:t xml:space="preserve"> y esto</w:t>
      </w:r>
      <w:r w:rsidR="005B6B53" w:rsidRPr="003B05C9">
        <w:rPr>
          <w:rFonts w:ascii="Arial" w:hAnsi="Arial" w:cs="Arial"/>
          <w:sz w:val="24"/>
          <w:szCs w:val="24"/>
          <w:lang w:val="es-VE"/>
        </w:rPr>
        <w:t xml:space="preserve"> </w:t>
      </w:r>
      <w:r w:rsidR="005C169D">
        <w:rPr>
          <w:rFonts w:ascii="Arial" w:hAnsi="Arial" w:cs="Arial"/>
          <w:sz w:val="24"/>
          <w:szCs w:val="24"/>
          <w:lang w:val="es-VE"/>
        </w:rPr>
        <w:t xml:space="preserve">ocasiona la necesidad de disponer de </w:t>
      </w:r>
      <w:r w:rsidR="00991467">
        <w:rPr>
          <w:rFonts w:ascii="Arial" w:hAnsi="Arial" w:cs="Arial"/>
          <w:sz w:val="24"/>
          <w:szCs w:val="24"/>
          <w:lang w:val="es-VE"/>
        </w:rPr>
        <w:t>recurso humano</w:t>
      </w:r>
      <w:r w:rsidR="005C169D">
        <w:rPr>
          <w:rFonts w:ascii="Arial" w:hAnsi="Arial" w:cs="Arial"/>
          <w:sz w:val="24"/>
          <w:szCs w:val="24"/>
          <w:lang w:val="es-VE"/>
        </w:rPr>
        <w:t xml:space="preserve"> </w:t>
      </w:r>
      <w:r w:rsidR="00C97D6B">
        <w:rPr>
          <w:rStyle w:val="CommentReference"/>
        </w:rPr>
        <w:commentReference w:id="13"/>
      </w:r>
      <w:r w:rsidR="000B46D9">
        <w:rPr>
          <w:rStyle w:val="CommentReference"/>
        </w:rPr>
        <w:commentReference w:id="14"/>
      </w:r>
      <w:r w:rsidR="00FA1A62" w:rsidRPr="003B05C9">
        <w:rPr>
          <w:rFonts w:ascii="Arial" w:hAnsi="Arial" w:cs="Arial"/>
          <w:sz w:val="24"/>
          <w:szCs w:val="24"/>
          <w:lang w:val="es-VE"/>
        </w:rPr>
        <w:t xml:space="preserve">que pueda cargar, analizar y evaluar la </w:t>
      </w:r>
      <w:r w:rsidR="00147367" w:rsidRPr="003B05C9">
        <w:rPr>
          <w:rFonts w:ascii="Arial" w:hAnsi="Arial" w:cs="Arial"/>
          <w:sz w:val="24"/>
          <w:szCs w:val="24"/>
          <w:lang w:val="es-VE"/>
        </w:rPr>
        <w:t>información</w:t>
      </w:r>
      <w:r w:rsidR="00FA1A62" w:rsidRPr="003B05C9">
        <w:rPr>
          <w:rFonts w:ascii="Arial" w:hAnsi="Arial" w:cs="Arial"/>
          <w:sz w:val="24"/>
          <w:szCs w:val="24"/>
          <w:lang w:val="es-VE"/>
        </w:rPr>
        <w:t xml:space="preserve"> proveniente de reportes de</w:t>
      </w:r>
      <w:r w:rsidR="00147367" w:rsidRPr="003B05C9">
        <w:rPr>
          <w:rFonts w:ascii="Arial" w:hAnsi="Arial" w:cs="Arial"/>
          <w:sz w:val="24"/>
          <w:szCs w:val="24"/>
          <w:lang w:val="es-VE"/>
        </w:rPr>
        <w:t xml:space="preserve"> </w:t>
      </w:r>
      <w:r w:rsidR="00FA1A62" w:rsidRPr="003B05C9">
        <w:rPr>
          <w:rFonts w:ascii="Arial" w:hAnsi="Arial" w:cs="Arial"/>
          <w:sz w:val="24"/>
          <w:szCs w:val="24"/>
          <w:lang w:val="es-VE"/>
        </w:rPr>
        <w:t>campo, pruebas de producción, pruebas de pozos</w:t>
      </w:r>
      <w:r w:rsidR="00991467">
        <w:rPr>
          <w:rFonts w:ascii="Arial" w:hAnsi="Arial" w:cs="Arial"/>
          <w:sz w:val="24"/>
          <w:szCs w:val="24"/>
          <w:lang w:val="es-VE"/>
        </w:rPr>
        <w:t xml:space="preserve"> entre otros tipos de perfiles; </w:t>
      </w:r>
      <w:r w:rsidR="00FA1A62" w:rsidRPr="003B05C9">
        <w:rPr>
          <w:rFonts w:ascii="Arial" w:hAnsi="Arial" w:cs="Arial"/>
          <w:sz w:val="24"/>
          <w:szCs w:val="24"/>
          <w:lang w:val="es-VE"/>
        </w:rPr>
        <w:t>muchas veces un resumen actualizado puede demorar horas o días en generarse y se ve influenciado por</w:t>
      </w:r>
      <w:r w:rsidR="006904E5" w:rsidRPr="003B05C9">
        <w:rPr>
          <w:rFonts w:ascii="Arial" w:hAnsi="Arial" w:cs="Arial"/>
          <w:sz w:val="24"/>
          <w:szCs w:val="24"/>
          <w:lang w:val="es-VE"/>
        </w:rPr>
        <w:t xml:space="preserve"> </w:t>
      </w:r>
      <w:r w:rsidR="007600BC">
        <w:rPr>
          <w:rFonts w:ascii="Arial" w:hAnsi="Arial" w:cs="Arial"/>
          <w:sz w:val="24"/>
          <w:szCs w:val="24"/>
          <w:lang w:val="es-VE"/>
        </w:rPr>
        <w:t xml:space="preserve">factores </w:t>
      </w:r>
      <w:r w:rsidR="00FA1A62" w:rsidRPr="003B05C9">
        <w:rPr>
          <w:rFonts w:ascii="Arial" w:hAnsi="Arial" w:cs="Arial"/>
          <w:sz w:val="24"/>
          <w:szCs w:val="24"/>
          <w:lang w:val="es-VE"/>
        </w:rPr>
        <w:t>humanos.</w:t>
      </w:r>
      <w:r w:rsidR="001A1343" w:rsidRPr="003B05C9">
        <w:rPr>
          <w:rFonts w:ascii="Arial" w:hAnsi="Arial" w:cs="Arial"/>
          <w:sz w:val="24"/>
          <w:szCs w:val="24"/>
          <w:lang w:val="es-VE"/>
        </w:rPr>
        <w:t xml:space="preserve">  </w:t>
      </w:r>
    </w:p>
    <w:p w14:paraId="70A3361D" w14:textId="77777777" w:rsidR="006904E5" w:rsidRPr="003B05C9" w:rsidRDefault="006904E5" w:rsidP="001A1343">
      <w:pPr>
        <w:spacing w:after="0" w:line="480" w:lineRule="auto"/>
        <w:ind w:firstLine="357"/>
        <w:jc w:val="both"/>
        <w:rPr>
          <w:rFonts w:ascii="Arial" w:hAnsi="Arial" w:cs="Arial"/>
          <w:sz w:val="24"/>
          <w:szCs w:val="24"/>
          <w:lang w:val="es-VE"/>
        </w:rPr>
      </w:pPr>
    </w:p>
    <w:p w14:paraId="0EDE507B" w14:textId="63BD9D22" w:rsidR="007600BC" w:rsidRDefault="00FA1A62" w:rsidP="007F5552">
      <w:pPr>
        <w:spacing w:line="480" w:lineRule="auto"/>
        <w:ind w:firstLine="357"/>
        <w:jc w:val="both"/>
        <w:rPr>
          <w:rFonts w:ascii="Arial" w:hAnsi="Arial" w:cs="Arial"/>
          <w:sz w:val="24"/>
          <w:szCs w:val="24"/>
        </w:rPr>
      </w:pPr>
      <w:r w:rsidRPr="003B05C9">
        <w:rPr>
          <w:rFonts w:ascii="Arial" w:hAnsi="Arial" w:cs="Arial"/>
          <w:sz w:val="24"/>
          <w:szCs w:val="24"/>
        </w:rPr>
        <w:t xml:space="preserve">Debido a lo antes mencionado resulta relevante mencionar que la industria petrolera se ha quedado en el pasado </w:t>
      </w:r>
      <w:r w:rsidR="007600BC">
        <w:rPr>
          <w:rFonts w:ascii="Arial" w:hAnsi="Arial" w:cs="Arial"/>
          <w:sz w:val="24"/>
          <w:szCs w:val="24"/>
        </w:rPr>
        <w:t xml:space="preserve">debido a </w:t>
      </w:r>
      <w:r w:rsidRPr="003B05C9">
        <w:rPr>
          <w:rFonts w:ascii="Arial" w:hAnsi="Arial" w:cs="Arial"/>
          <w:sz w:val="24"/>
          <w:szCs w:val="24"/>
        </w:rPr>
        <w:t>una evo</w:t>
      </w:r>
      <w:r w:rsidR="007600BC">
        <w:rPr>
          <w:rFonts w:ascii="Arial" w:hAnsi="Arial" w:cs="Arial"/>
          <w:sz w:val="24"/>
          <w:szCs w:val="24"/>
        </w:rPr>
        <w:t>lución muy lenta en materia de gestión de base de datos basados en patrones y metodologías modernas del área de la programación (por ejemplo se puede mencionar como la mayoría de ingenieros posee un gran volumen de datos en hojas de Excel no interconectadas y los motores de datos más avanzados llegan a servidores antiguos de Sql-server / Access, en ambientes desktop y bajo lenguajes C, VB.net no normalizados a la nuevas tendencias es por ellos que muchos programas están presentando errores con versiones modernas de Windows tales como 8 o 10) , por lo cual resulta</w:t>
      </w:r>
      <w:r w:rsidRPr="003B05C9">
        <w:rPr>
          <w:rFonts w:ascii="Arial" w:hAnsi="Arial" w:cs="Arial"/>
          <w:sz w:val="24"/>
          <w:szCs w:val="24"/>
        </w:rPr>
        <w:t xml:space="preserve"> necesario plantear las base de un integrado</w:t>
      </w:r>
      <w:r w:rsidR="00147367" w:rsidRPr="003B05C9">
        <w:rPr>
          <w:rFonts w:ascii="Arial" w:hAnsi="Arial" w:cs="Arial"/>
          <w:sz w:val="24"/>
          <w:szCs w:val="24"/>
        </w:rPr>
        <w:t>r</w:t>
      </w:r>
      <w:r w:rsidRPr="003B05C9">
        <w:rPr>
          <w:rFonts w:ascii="Arial" w:hAnsi="Arial" w:cs="Arial"/>
          <w:sz w:val="24"/>
          <w:szCs w:val="24"/>
        </w:rPr>
        <w:t xml:space="preserve"> de datos que permita servir de fundamentos para incorporar metodologías </w:t>
      </w:r>
      <w:r w:rsidR="007600BC">
        <w:rPr>
          <w:rFonts w:ascii="Arial" w:hAnsi="Arial" w:cs="Arial"/>
          <w:sz w:val="24"/>
          <w:szCs w:val="24"/>
        </w:rPr>
        <w:t xml:space="preserve">modernas </w:t>
      </w:r>
      <w:r w:rsidRPr="003B05C9">
        <w:rPr>
          <w:rFonts w:ascii="Arial" w:hAnsi="Arial" w:cs="Arial"/>
          <w:sz w:val="24"/>
          <w:szCs w:val="24"/>
        </w:rPr>
        <w:t>qu</w:t>
      </w:r>
      <w:r w:rsidR="00DD7B5A">
        <w:rPr>
          <w:rFonts w:ascii="Arial" w:hAnsi="Arial" w:cs="Arial"/>
          <w:sz w:val="24"/>
          <w:szCs w:val="24"/>
        </w:rPr>
        <w:t xml:space="preserve">e </w:t>
      </w:r>
      <w:r w:rsidR="003601FC">
        <w:rPr>
          <w:rFonts w:ascii="Arial" w:hAnsi="Arial" w:cs="Arial"/>
          <w:sz w:val="24"/>
          <w:szCs w:val="24"/>
        </w:rPr>
        <w:t xml:space="preserve">puedan llegar a un sistema  de </w:t>
      </w:r>
      <w:r w:rsidRPr="00DD7B5A">
        <w:rPr>
          <w:rFonts w:ascii="Arial" w:hAnsi="Arial" w:cs="Arial"/>
          <w:i/>
          <w:sz w:val="24"/>
          <w:szCs w:val="24"/>
        </w:rPr>
        <w:t>Machine Learning</w:t>
      </w:r>
      <w:r w:rsidR="007600BC">
        <w:rPr>
          <w:rFonts w:ascii="Arial" w:hAnsi="Arial" w:cs="Arial"/>
          <w:sz w:val="24"/>
          <w:szCs w:val="24"/>
        </w:rPr>
        <w:t>.</w:t>
      </w:r>
      <w:r w:rsidRPr="003B05C9">
        <w:rPr>
          <w:rFonts w:ascii="Arial" w:hAnsi="Arial" w:cs="Arial"/>
          <w:sz w:val="24"/>
          <w:szCs w:val="24"/>
        </w:rPr>
        <w:t xml:space="preserve"> </w:t>
      </w:r>
    </w:p>
    <w:p w14:paraId="674EA1A9" w14:textId="3B240A99" w:rsidR="00FA1A62" w:rsidRPr="003B05C9" w:rsidRDefault="007600BC" w:rsidP="007F5552">
      <w:pPr>
        <w:spacing w:line="480" w:lineRule="auto"/>
        <w:ind w:firstLine="357"/>
        <w:jc w:val="both"/>
        <w:rPr>
          <w:rFonts w:ascii="Arial" w:hAnsi="Arial" w:cs="Arial"/>
          <w:sz w:val="24"/>
          <w:szCs w:val="24"/>
        </w:rPr>
      </w:pPr>
      <w:r>
        <w:rPr>
          <w:rFonts w:ascii="Arial" w:hAnsi="Arial" w:cs="Arial"/>
          <w:sz w:val="24"/>
          <w:szCs w:val="24"/>
        </w:rPr>
        <w:t>E</w:t>
      </w:r>
      <w:r w:rsidR="00FA1A62" w:rsidRPr="003B05C9">
        <w:rPr>
          <w:rFonts w:ascii="Arial" w:hAnsi="Arial" w:cs="Arial"/>
          <w:sz w:val="24"/>
          <w:szCs w:val="24"/>
        </w:rPr>
        <w:t>n base a lo anterior s</w:t>
      </w:r>
      <w:r w:rsidR="003601FC">
        <w:rPr>
          <w:rFonts w:ascii="Arial" w:hAnsi="Arial" w:cs="Arial"/>
          <w:sz w:val="24"/>
          <w:szCs w:val="24"/>
        </w:rPr>
        <w:t>e formula la siguiente pregunta: ¿Será f</w:t>
      </w:r>
      <w:r w:rsidR="00FA1A62" w:rsidRPr="003B05C9">
        <w:rPr>
          <w:rFonts w:ascii="Arial" w:hAnsi="Arial" w:cs="Arial"/>
          <w:sz w:val="24"/>
          <w:szCs w:val="24"/>
        </w:rPr>
        <w:t xml:space="preserve">actible desarrollar </w:t>
      </w:r>
      <w:r w:rsidR="00AC7D20" w:rsidRPr="003B05C9">
        <w:rPr>
          <w:rFonts w:ascii="Arial" w:hAnsi="Arial" w:cs="Arial"/>
          <w:sz w:val="24"/>
          <w:szCs w:val="24"/>
        </w:rPr>
        <w:t>una metodología que sea capaz de integrar la información en b</w:t>
      </w:r>
      <w:r w:rsidR="003601FC">
        <w:rPr>
          <w:rFonts w:ascii="Arial" w:hAnsi="Arial" w:cs="Arial"/>
          <w:sz w:val="24"/>
          <w:szCs w:val="24"/>
        </w:rPr>
        <w:t xml:space="preserve">ase a las nuevas tendencias de </w:t>
      </w:r>
      <w:r w:rsidRPr="003601FC">
        <w:rPr>
          <w:rFonts w:ascii="Arial" w:hAnsi="Arial" w:cs="Arial"/>
          <w:i/>
          <w:sz w:val="24"/>
          <w:szCs w:val="24"/>
        </w:rPr>
        <w:t>Data Analytics</w:t>
      </w:r>
      <w:r w:rsidR="00AC7D20" w:rsidRPr="003B05C9">
        <w:rPr>
          <w:rFonts w:ascii="Arial" w:hAnsi="Arial" w:cs="Arial"/>
          <w:sz w:val="24"/>
          <w:szCs w:val="24"/>
        </w:rPr>
        <w:t xml:space="preserve"> para campos Petrolíferos</w:t>
      </w:r>
      <w:r w:rsidR="00FA1A62" w:rsidRPr="003B05C9">
        <w:rPr>
          <w:rFonts w:ascii="Arial" w:hAnsi="Arial" w:cs="Arial"/>
          <w:sz w:val="24"/>
          <w:szCs w:val="24"/>
        </w:rPr>
        <w:t>?</w:t>
      </w:r>
    </w:p>
    <w:p w14:paraId="6DBC4088" w14:textId="77777777" w:rsidR="00930EDF" w:rsidRDefault="00930EDF" w:rsidP="007F5552">
      <w:pPr>
        <w:spacing w:line="480" w:lineRule="auto"/>
        <w:ind w:firstLine="357"/>
        <w:jc w:val="both"/>
        <w:rPr>
          <w:rFonts w:ascii="Arial" w:hAnsi="Arial" w:cs="Arial"/>
          <w:sz w:val="24"/>
          <w:szCs w:val="24"/>
        </w:rPr>
      </w:pPr>
    </w:p>
    <w:p w14:paraId="7C41FE09" w14:textId="77777777" w:rsidR="003601FC" w:rsidRPr="00C55910" w:rsidRDefault="003601FC" w:rsidP="007F5552">
      <w:pPr>
        <w:spacing w:line="480" w:lineRule="auto"/>
        <w:ind w:firstLine="357"/>
        <w:jc w:val="both"/>
        <w:rPr>
          <w:rFonts w:ascii="Arial" w:hAnsi="Arial" w:cs="Arial"/>
          <w:sz w:val="24"/>
          <w:szCs w:val="24"/>
        </w:rPr>
      </w:pPr>
    </w:p>
    <w:p w14:paraId="69B808B4" w14:textId="77777777" w:rsidR="003011C4" w:rsidRPr="004F1746" w:rsidRDefault="003011C4" w:rsidP="003011C4">
      <w:pPr>
        <w:pStyle w:val="ListParagraph"/>
        <w:numPr>
          <w:ilvl w:val="1"/>
          <w:numId w:val="5"/>
        </w:numPr>
        <w:spacing w:after="0" w:line="360" w:lineRule="auto"/>
        <w:jc w:val="both"/>
        <w:outlineLvl w:val="0"/>
        <w:rPr>
          <w:rFonts w:ascii="Arial" w:hAnsi="Arial" w:cs="Arial"/>
          <w:b/>
          <w:sz w:val="24"/>
          <w:szCs w:val="24"/>
        </w:rPr>
      </w:pPr>
      <w:bookmarkStart w:id="15" w:name="_Toc516404802"/>
      <w:r w:rsidRPr="004F1746">
        <w:rPr>
          <w:rFonts w:ascii="Arial" w:hAnsi="Arial" w:cs="Arial"/>
          <w:b/>
          <w:sz w:val="24"/>
          <w:szCs w:val="24"/>
        </w:rPr>
        <w:lastRenderedPageBreak/>
        <w:t>Objetivos de la investigación</w:t>
      </w:r>
      <w:bookmarkEnd w:id="15"/>
    </w:p>
    <w:p w14:paraId="5432C87E" w14:textId="77777777" w:rsidR="003011C4" w:rsidRPr="004F1746" w:rsidRDefault="003011C4" w:rsidP="003011C4">
      <w:pPr>
        <w:pStyle w:val="ListParagraph"/>
        <w:spacing w:after="0" w:line="360" w:lineRule="auto"/>
        <w:ind w:left="357"/>
        <w:jc w:val="both"/>
        <w:rPr>
          <w:rFonts w:ascii="Arial" w:hAnsi="Arial" w:cs="Arial"/>
          <w:b/>
          <w:sz w:val="24"/>
          <w:szCs w:val="24"/>
        </w:rPr>
      </w:pPr>
    </w:p>
    <w:p w14:paraId="3B426137" w14:textId="77777777" w:rsidR="003011C4" w:rsidRPr="004F1746" w:rsidRDefault="003011C4" w:rsidP="003011C4">
      <w:pPr>
        <w:pStyle w:val="ListParagraph"/>
        <w:numPr>
          <w:ilvl w:val="2"/>
          <w:numId w:val="5"/>
        </w:numPr>
        <w:spacing w:after="0" w:line="360" w:lineRule="auto"/>
        <w:jc w:val="both"/>
        <w:outlineLvl w:val="1"/>
        <w:rPr>
          <w:rFonts w:ascii="Arial" w:hAnsi="Arial" w:cs="Arial"/>
          <w:b/>
          <w:sz w:val="24"/>
          <w:szCs w:val="24"/>
        </w:rPr>
      </w:pPr>
      <w:bookmarkStart w:id="16" w:name="_Toc516404803"/>
      <w:r w:rsidRPr="004F1746">
        <w:rPr>
          <w:rFonts w:ascii="Arial" w:hAnsi="Arial" w:cs="Arial"/>
          <w:b/>
          <w:sz w:val="24"/>
          <w:szCs w:val="24"/>
        </w:rPr>
        <w:t>Objetivo general de la investigación</w:t>
      </w:r>
      <w:bookmarkEnd w:id="16"/>
    </w:p>
    <w:p w14:paraId="7C9853D8" w14:textId="77777777" w:rsidR="003011C4" w:rsidRDefault="003011C4" w:rsidP="003011C4">
      <w:pPr>
        <w:tabs>
          <w:tab w:val="left" w:pos="5828"/>
        </w:tabs>
        <w:jc w:val="both"/>
        <w:rPr>
          <w:rFonts w:ascii="Arial" w:hAnsi="Arial" w:cs="Arial"/>
          <w:b/>
          <w:sz w:val="24"/>
          <w:szCs w:val="24"/>
        </w:rPr>
      </w:pPr>
    </w:p>
    <w:p w14:paraId="7AD56FA4" w14:textId="46656BD0" w:rsidR="003011C4" w:rsidRDefault="003011C4" w:rsidP="003011C4">
      <w:pPr>
        <w:tabs>
          <w:tab w:val="left" w:pos="5828"/>
        </w:tabs>
        <w:jc w:val="both"/>
        <w:rPr>
          <w:rFonts w:ascii="Arial" w:hAnsi="Arial" w:cs="Arial"/>
          <w:sz w:val="24"/>
          <w:szCs w:val="24"/>
        </w:rPr>
      </w:pPr>
      <w:r>
        <w:rPr>
          <w:rFonts w:ascii="Arial" w:hAnsi="Arial" w:cs="Arial"/>
          <w:b/>
          <w:sz w:val="24"/>
          <w:szCs w:val="24"/>
        </w:rPr>
        <w:t xml:space="preserve">      </w:t>
      </w:r>
      <w:r w:rsidRPr="00393E5F">
        <w:rPr>
          <w:rFonts w:ascii="Arial" w:hAnsi="Arial" w:cs="Arial"/>
          <w:sz w:val="24"/>
          <w:szCs w:val="24"/>
        </w:rPr>
        <w:t xml:space="preserve">Desarrollar un </w:t>
      </w:r>
      <w:r w:rsidR="000F3AFF">
        <w:rPr>
          <w:rFonts w:ascii="Arial" w:hAnsi="Arial" w:cs="Arial"/>
          <w:sz w:val="24"/>
          <w:szCs w:val="24"/>
        </w:rPr>
        <w:t xml:space="preserve">programa computacional que permita integrar los parámetros </w:t>
      </w:r>
      <w:r w:rsidR="003601FC">
        <w:rPr>
          <w:rFonts w:ascii="Arial" w:hAnsi="Arial" w:cs="Arial"/>
          <w:sz w:val="24"/>
          <w:szCs w:val="24"/>
        </w:rPr>
        <w:t xml:space="preserve">de </w:t>
      </w:r>
      <w:r w:rsidR="000F3AFF">
        <w:rPr>
          <w:rFonts w:ascii="Arial" w:hAnsi="Arial" w:cs="Arial"/>
          <w:sz w:val="24"/>
          <w:szCs w:val="24"/>
        </w:rPr>
        <w:t xml:space="preserve">operaciones de </w:t>
      </w:r>
      <w:r w:rsidRPr="00393E5F">
        <w:rPr>
          <w:rFonts w:ascii="Arial" w:hAnsi="Arial" w:cs="Arial"/>
          <w:sz w:val="24"/>
          <w:szCs w:val="24"/>
        </w:rPr>
        <w:t xml:space="preserve">producción de los pozos </w:t>
      </w:r>
      <w:r w:rsidR="006A555E">
        <w:rPr>
          <w:rFonts w:ascii="Arial" w:hAnsi="Arial" w:cs="Arial"/>
          <w:sz w:val="24"/>
          <w:szCs w:val="24"/>
        </w:rPr>
        <w:t xml:space="preserve">asociados al </w:t>
      </w:r>
      <w:r w:rsidR="003601FC">
        <w:rPr>
          <w:rFonts w:ascii="Arial" w:hAnsi="Arial" w:cs="Arial"/>
          <w:sz w:val="24"/>
          <w:szCs w:val="24"/>
        </w:rPr>
        <w:t>C</w:t>
      </w:r>
      <w:r w:rsidR="000F3AFF">
        <w:rPr>
          <w:rFonts w:ascii="Arial" w:hAnsi="Arial" w:cs="Arial"/>
          <w:sz w:val="24"/>
          <w:szCs w:val="24"/>
        </w:rPr>
        <w:t>ampo</w:t>
      </w:r>
      <w:r w:rsidR="003601FC">
        <w:rPr>
          <w:rFonts w:ascii="Arial" w:hAnsi="Arial" w:cs="Arial"/>
          <w:sz w:val="24"/>
          <w:szCs w:val="24"/>
        </w:rPr>
        <w:t xml:space="preserve"> L</w:t>
      </w:r>
      <w:r w:rsidR="000F3AFF">
        <w:rPr>
          <w:rFonts w:ascii="Arial" w:hAnsi="Arial" w:cs="Arial"/>
          <w:sz w:val="24"/>
          <w:szCs w:val="24"/>
        </w:rPr>
        <w:t>agunilla</w:t>
      </w:r>
      <w:r w:rsidR="006A555E">
        <w:rPr>
          <w:rFonts w:ascii="Arial" w:hAnsi="Arial" w:cs="Arial"/>
          <w:sz w:val="24"/>
          <w:szCs w:val="24"/>
        </w:rPr>
        <w:t>s</w:t>
      </w:r>
      <w:r w:rsidR="000F3AFF">
        <w:rPr>
          <w:rFonts w:ascii="Arial" w:hAnsi="Arial" w:cs="Arial"/>
          <w:sz w:val="24"/>
          <w:szCs w:val="24"/>
        </w:rPr>
        <w:t xml:space="preserve">, </w:t>
      </w:r>
      <w:r w:rsidRPr="00393E5F">
        <w:rPr>
          <w:rFonts w:ascii="Arial" w:hAnsi="Arial" w:cs="Arial"/>
          <w:sz w:val="24"/>
          <w:szCs w:val="24"/>
        </w:rPr>
        <w:t xml:space="preserve">con la finalidad de </w:t>
      </w:r>
      <w:r w:rsidR="000F3AFF">
        <w:rPr>
          <w:rFonts w:ascii="Arial" w:hAnsi="Arial" w:cs="Arial"/>
          <w:sz w:val="24"/>
          <w:szCs w:val="24"/>
        </w:rPr>
        <w:t xml:space="preserve">aumentar </w:t>
      </w:r>
      <w:r w:rsidRPr="00393E5F">
        <w:rPr>
          <w:rFonts w:ascii="Arial" w:hAnsi="Arial" w:cs="Arial"/>
          <w:sz w:val="24"/>
          <w:szCs w:val="24"/>
        </w:rPr>
        <w:t>la producción.</w:t>
      </w:r>
    </w:p>
    <w:p w14:paraId="76BC362C" w14:textId="77777777" w:rsidR="00AC7D20" w:rsidRPr="00393E5F" w:rsidRDefault="00AC7D20" w:rsidP="003011C4">
      <w:pPr>
        <w:tabs>
          <w:tab w:val="left" w:pos="5828"/>
        </w:tabs>
        <w:jc w:val="both"/>
        <w:rPr>
          <w:rFonts w:ascii="Arial" w:hAnsi="Arial" w:cs="Arial"/>
          <w:sz w:val="24"/>
          <w:szCs w:val="24"/>
        </w:rPr>
      </w:pPr>
    </w:p>
    <w:p w14:paraId="6928CF40" w14:textId="77777777" w:rsidR="003011C4" w:rsidRPr="004F1746" w:rsidRDefault="003011C4" w:rsidP="003011C4">
      <w:pPr>
        <w:spacing w:after="0" w:line="360" w:lineRule="auto"/>
        <w:jc w:val="center"/>
        <w:rPr>
          <w:rFonts w:ascii="Arial" w:hAnsi="Arial" w:cs="Arial"/>
          <w:sz w:val="24"/>
          <w:szCs w:val="24"/>
        </w:rPr>
      </w:pPr>
    </w:p>
    <w:p w14:paraId="5DA3C103" w14:textId="77777777" w:rsidR="003011C4" w:rsidRPr="004F1746" w:rsidRDefault="003011C4" w:rsidP="003011C4">
      <w:pPr>
        <w:pStyle w:val="ListParagraph"/>
        <w:numPr>
          <w:ilvl w:val="2"/>
          <w:numId w:val="5"/>
        </w:numPr>
        <w:spacing w:after="0" w:line="360" w:lineRule="auto"/>
        <w:jc w:val="both"/>
        <w:outlineLvl w:val="1"/>
        <w:rPr>
          <w:rFonts w:ascii="Arial" w:hAnsi="Arial" w:cs="Arial"/>
          <w:b/>
          <w:sz w:val="24"/>
          <w:szCs w:val="24"/>
        </w:rPr>
      </w:pPr>
      <w:bookmarkStart w:id="17" w:name="_Toc516404804"/>
      <w:r w:rsidRPr="004F1746">
        <w:rPr>
          <w:rFonts w:ascii="Arial" w:hAnsi="Arial" w:cs="Arial"/>
          <w:b/>
          <w:sz w:val="24"/>
          <w:szCs w:val="24"/>
        </w:rPr>
        <w:t>Objetivos específicos de la investigación</w:t>
      </w:r>
      <w:bookmarkEnd w:id="17"/>
    </w:p>
    <w:p w14:paraId="6E30661B" w14:textId="77777777" w:rsidR="003011C4" w:rsidRPr="004F1746" w:rsidRDefault="003011C4" w:rsidP="003011C4">
      <w:pPr>
        <w:pStyle w:val="ListParagraph"/>
        <w:spacing w:after="0" w:line="360" w:lineRule="auto"/>
        <w:ind w:left="0"/>
        <w:jc w:val="both"/>
        <w:rPr>
          <w:rFonts w:ascii="Arial" w:hAnsi="Arial" w:cs="Arial"/>
          <w:sz w:val="24"/>
          <w:szCs w:val="24"/>
        </w:rPr>
      </w:pPr>
    </w:p>
    <w:p w14:paraId="51CA07BA" w14:textId="0ED8A57B" w:rsidR="003011C4" w:rsidRPr="007E2F60" w:rsidRDefault="007600BC" w:rsidP="00586022">
      <w:pPr>
        <w:pStyle w:val="ListParagraph"/>
        <w:numPr>
          <w:ilvl w:val="0"/>
          <w:numId w:val="2"/>
        </w:numPr>
        <w:spacing w:after="0" w:line="360" w:lineRule="auto"/>
        <w:ind w:left="284" w:hanging="284"/>
        <w:jc w:val="both"/>
        <w:rPr>
          <w:rFonts w:ascii="Arial" w:hAnsi="Arial" w:cs="Arial"/>
          <w:sz w:val="24"/>
          <w:szCs w:val="24"/>
        </w:rPr>
      </w:pPr>
      <w:bookmarkStart w:id="18" w:name="_Toc516404805"/>
      <w:r>
        <w:rPr>
          <w:rFonts w:ascii="Arial" w:hAnsi="Arial" w:cs="Arial"/>
          <w:sz w:val="24"/>
          <w:szCs w:val="24"/>
        </w:rPr>
        <w:t>Identificar</w:t>
      </w:r>
      <w:r w:rsidR="00156658">
        <w:rPr>
          <w:rStyle w:val="CommentReference"/>
        </w:rPr>
        <w:commentReference w:id="19"/>
      </w:r>
      <w:r w:rsidR="003011C4" w:rsidRPr="007E2F60">
        <w:rPr>
          <w:rFonts w:ascii="Arial" w:hAnsi="Arial" w:cs="Arial"/>
          <w:sz w:val="24"/>
          <w:szCs w:val="24"/>
        </w:rPr>
        <w:t xml:space="preserve"> las variables de mayor impacto sobre </w:t>
      </w:r>
      <w:r w:rsidR="00481FE7" w:rsidRPr="007E2F60">
        <w:rPr>
          <w:rFonts w:ascii="Arial" w:hAnsi="Arial" w:cs="Arial"/>
          <w:sz w:val="24"/>
          <w:szCs w:val="24"/>
        </w:rPr>
        <w:t xml:space="preserve">los </w:t>
      </w:r>
      <w:r w:rsidR="003011C4" w:rsidRPr="007E2F60">
        <w:rPr>
          <w:rFonts w:ascii="Arial" w:hAnsi="Arial" w:cs="Arial"/>
          <w:sz w:val="24"/>
          <w:szCs w:val="24"/>
        </w:rPr>
        <w:t>sistema</w:t>
      </w:r>
      <w:r w:rsidR="00481FE7" w:rsidRPr="007E2F60">
        <w:rPr>
          <w:rFonts w:ascii="Arial" w:hAnsi="Arial" w:cs="Arial"/>
          <w:sz w:val="24"/>
          <w:szCs w:val="24"/>
        </w:rPr>
        <w:t>s</w:t>
      </w:r>
      <w:r w:rsidR="003011C4" w:rsidRPr="007E2F60">
        <w:rPr>
          <w:rFonts w:ascii="Arial" w:hAnsi="Arial" w:cs="Arial"/>
          <w:sz w:val="24"/>
          <w:szCs w:val="24"/>
        </w:rPr>
        <w:t xml:space="preserve"> de producción asociado</w:t>
      </w:r>
      <w:r w:rsidR="00481FE7" w:rsidRPr="007E2F60">
        <w:rPr>
          <w:rFonts w:ascii="Arial" w:hAnsi="Arial" w:cs="Arial"/>
          <w:sz w:val="24"/>
          <w:szCs w:val="24"/>
        </w:rPr>
        <w:t>s</w:t>
      </w:r>
      <w:r w:rsidR="003011C4" w:rsidRPr="007E2F60">
        <w:rPr>
          <w:rFonts w:ascii="Arial" w:hAnsi="Arial" w:cs="Arial"/>
          <w:sz w:val="24"/>
          <w:szCs w:val="24"/>
        </w:rPr>
        <w:t xml:space="preserve"> a</w:t>
      </w:r>
      <w:r w:rsidR="00481FE7" w:rsidRPr="007E2F60">
        <w:rPr>
          <w:rFonts w:ascii="Arial" w:hAnsi="Arial" w:cs="Arial"/>
          <w:sz w:val="24"/>
          <w:szCs w:val="24"/>
        </w:rPr>
        <w:t xml:space="preserve"> </w:t>
      </w:r>
      <w:r w:rsidR="003011C4" w:rsidRPr="007E2F60">
        <w:rPr>
          <w:rFonts w:ascii="Arial" w:hAnsi="Arial" w:cs="Arial"/>
          <w:sz w:val="24"/>
          <w:szCs w:val="24"/>
        </w:rPr>
        <w:t>l</w:t>
      </w:r>
      <w:r w:rsidR="00481FE7" w:rsidRPr="007E2F60">
        <w:rPr>
          <w:rFonts w:ascii="Arial" w:hAnsi="Arial" w:cs="Arial"/>
          <w:sz w:val="24"/>
          <w:szCs w:val="24"/>
        </w:rPr>
        <w:t>as</w:t>
      </w:r>
      <w:r w:rsidR="003011C4" w:rsidRPr="007E2F60">
        <w:rPr>
          <w:rFonts w:ascii="Arial" w:hAnsi="Arial" w:cs="Arial"/>
          <w:sz w:val="24"/>
          <w:szCs w:val="24"/>
        </w:rPr>
        <w:t xml:space="preserve"> área</w:t>
      </w:r>
      <w:r w:rsidR="00481FE7" w:rsidRPr="007E2F60">
        <w:rPr>
          <w:rFonts w:ascii="Arial" w:hAnsi="Arial" w:cs="Arial"/>
          <w:sz w:val="24"/>
          <w:szCs w:val="24"/>
        </w:rPr>
        <w:t xml:space="preserve">s </w:t>
      </w:r>
      <w:r w:rsidR="003011C4" w:rsidRPr="007E2F60">
        <w:rPr>
          <w:rFonts w:ascii="Arial" w:hAnsi="Arial" w:cs="Arial"/>
          <w:sz w:val="24"/>
          <w:szCs w:val="24"/>
        </w:rPr>
        <w:t>de estudio.</w:t>
      </w:r>
    </w:p>
    <w:p w14:paraId="77423342" w14:textId="24012C44" w:rsidR="006966DE" w:rsidRPr="0044220B" w:rsidRDefault="006966DE" w:rsidP="006966DE">
      <w:pPr>
        <w:pStyle w:val="ListParagraph"/>
        <w:numPr>
          <w:ilvl w:val="0"/>
          <w:numId w:val="2"/>
        </w:numPr>
        <w:spacing w:after="0" w:line="360" w:lineRule="auto"/>
        <w:ind w:left="284" w:hanging="284"/>
        <w:jc w:val="both"/>
        <w:rPr>
          <w:rFonts w:ascii="Arial" w:hAnsi="Arial" w:cs="Arial"/>
          <w:strike/>
          <w:sz w:val="24"/>
          <w:szCs w:val="24"/>
        </w:rPr>
      </w:pPr>
      <w:commentRangeStart w:id="20"/>
      <w:commentRangeStart w:id="21"/>
      <w:r w:rsidRPr="0044220B">
        <w:rPr>
          <w:rFonts w:ascii="Arial" w:hAnsi="Arial" w:cs="Arial"/>
          <w:strike/>
          <w:sz w:val="24"/>
          <w:szCs w:val="24"/>
        </w:rPr>
        <w:t>Establecer una metodología de análisis en bas</w:t>
      </w:r>
      <w:r w:rsidR="00147367" w:rsidRPr="0044220B">
        <w:rPr>
          <w:rFonts w:ascii="Arial" w:hAnsi="Arial" w:cs="Arial"/>
          <w:strike/>
          <w:sz w:val="24"/>
          <w:szCs w:val="24"/>
        </w:rPr>
        <w:t xml:space="preserve">e </w:t>
      </w:r>
      <w:r w:rsidRPr="0044220B">
        <w:rPr>
          <w:rFonts w:ascii="Arial" w:hAnsi="Arial" w:cs="Arial"/>
          <w:strike/>
          <w:sz w:val="24"/>
          <w:szCs w:val="24"/>
        </w:rPr>
        <w:t>a</w:t>
      </w:r>
      <w:r w:rsidR="00147367" w:rsidRPr="0044220B">
        <w:rPr>
          <w:rFonts w:ascii="Arial" w:hAnsi="Arial" w:cs="Arial"/>
          <w:strike/>
          <w:sz w:val="24"/>
          <w:szCs w:val="24"/>
        </w:rPr>
        <w:t xml:space="preserve"> </w:t>
      </w:r>
      <w:r w:rsidRPr="0044220B">
        <w:rPr>
          <w:rFonts w:ascii="Arial" w:hAnsi="Arial" w:cs="Arial"/>
          <w:strike/>
          <w:sz w:val="24"/>
          <w:szCs w:val="24"/>
        </w:rPr>
        <w:t>bu</w:t>
      </w:r>
      <w:r w:rsidR="00147367" w:rsidRPr="0044220B">
        <w:rPr>
          <w:rFonts w:ascii="Arial" w:hAnsi="Arial" w:cs="Arial"/>
          <w:strike/>
          <w:sz w:val="24"/>
          <w:szCs w:val="24"/>
        </w:rPr>
        <w:t>e</w:t>
      </w:r>
      <w:r w:rsidRPr="0044220B">
        <w:rPr>
          <w:rFonts w:ascii="Arial" w:hAnsi="Arial" w:cs="Arial"/>
          <w:strike/>
          <w:sz w:val="24"/>
          <w:szCs w:val="24"/>
        </w:rPr>
        <w:t>nas prácticas y patrones globales.</w:t>
      </w:r>
      <w:commentRangeEnd w:id="20"/>
      <w:r w:rsidR="00156658" w:rsidRPr="0044220B">
        <w:rPr>
          <w:rStyle w:val="CommentReference"/>
          <w:strike/>
        </w:rPr>
        <w:commentReference w:id="20"/>
      </w:r>
      <w:commentRangeEnd w:id="21"/>
      <w:r w:rsidR="008949EE">
        <w:rPr>
          <w:rStyle w:val="CommentReference"/>
        </w:rPr>
        <w:commentReference w:id="21"/>
      </w:r>
    </w:p>
    <w:p w14:paraId="24F1881B" w14:textId="5E074821" w:rsidR="00AC7D20" w:rsidRPr="007E2F60" w:rsidRDefault="00AC7D20" w:rsidP="00AC7D20">
      <w:pPr>
        <w:pStyle w:val="ListParagraph"/>
        <w:numPr>
          <w:ilvl w:val="0"/>
          <w:numId w:val="2"/>
        </w:numPr>
        <w:spacing w:after="0" w:line="360" w:lineRule="auto"/>
        <w:ind w:left="284" w:hanging="284"/>
        <w:jc w:val="both"/>
        <w:rPr>
          <w:rFonts w:ascii="Arial" w:hAnsi="Arial" w:cs="Arial"/>
          <w:sz w:val="24"/>
          <w:szCs w:val="24"/>
        </w:rPr>
      </w:pPr>
      <w:r w:rsidRPr="007E2F60">
        <w:rPr>
          <w:rFonts w:ascii="Arial" w:hAnsi="Arial" w:cs="Arial"/>
          <w:sz w:val="24"/>
          <w:szCs w:val="24"/>
        </w:rPr>
        <w:t>Generar una estructura de base de datos que permita a varios usuarios compartir y analizar información en forma simultánea.</w:t>
      </w:r>
    </w:p>
    <w:p w14:paraId="5866FA0C" w14:textId="0B90FED6" w:rsidR="00AC7D20" w:rsidRPr="007E2F60" w:rsidRDefault="00AC7D20" w:rsidP="00AC7D20">
      <w:pPr>
        <w:pStyle w:val="ListParagraph"/>
        <w:numPr>
          <w:ilvl w:val="0"/>
          <w:numId w:val="2"/>
        </w:numPr>
        <w:spacing w:after="0" w:line="360" w:lineRule="auto"/>
        <w:ind w:left="284" w:hanging="284"/>
        <w:jc w:val="both"/>
        <w:rPr>
          <w:rFonts w:ascii="Arial" w:hAnsi="Arial" w:cs="Arial"/>
          <w:sz w:val="24"/>
          <w:szCs w:val="24"/>
        </w:rPr>
      </w:pPr>
      <w:commentRangeStart w:id="22"/>
      <w:r w:rsidRPr="007E2F60">
        <w:rPr>
          <w:rFonts w:ascii="Arial" w:hAnsi="Arial" w:cs="Arial"/>
          <w:sz w:val="24"/>
          <w:szCs w:val="24"/>
        </w:rPr>
        <w:t xml:space="preserve">Comparar distintos motores de </w:t>
      </w:r>
      <w:r w:rsidR="001A4B4A">
        <w:rPr>
          <w:rFonts w:ascii="Arial" w:hAnsi="Arial" w:cs="Arial"/>
          <w:sz w:val="24"/>
          <w:szCs w:val="24"/>
        </w:rPr>
        <w:t>búsqueda de datos</w:t>
      </w:r>
      <w:r w:rsidR="006966DE" w:rsidRPr="007E2F60">
        <w:rPr>
          <w:rFonts w:ascii="Arial" w:hAnsi="Arial" w:cs="Arial"/>
          <w:sz w:val="24"/>
          <w:szCs w:val="24"/>
        </w:rPr>
        <w:t xml:space="preserve"> y seleccionar el más apropiado</w:t>
      </w:r>
      <w:r w:rsidRPr="007E2F60">
        <w:rPr>
          <w:rFonts w:ascii="Arial" w:hAnsi="Arial" w:cs="Arial"/>
          <w:sz w:val="24"/>
          <w:szCs w:val="24"/>
        </w:rPr>
        <w:t xml:space="preserve"> </w:t>
      </w:r>
      <w:commentRangeEnd w:id="22"/>
      <w:r w:rsidR="00156658">
        <w:rPr>
          <w:rStyle w:val="CommentReference"/>
        </w:rPr>
        <w:commentReference w:id="22"/>
      </w:r>
    </w:p>
    <w:p w14:paraId="0C7FEBAF" w14:textId="1A128891" w:rsidR="006966DE" w:rsidRPr="007E2F60" w:rsidRDefault="001A4B4A" w:rsidP="00586022">
      <w:pPr>
        <w:pStyle w:val="ListParagraph"/>
        <w:numPr>
          <w:ilvl w:val="0"/>
          <w:numId w:val="2"/>
        </w:numPr>
        <w:spacing w:after="0" w:line="360" w:lineRule="auto"/>
        <w:ind w:left="284" w:hanging="284"/>
        <w:jc w:val="both"/>
        <w:rPr>
          <w:rFonts w:ascii="Arial" w:hAnsi="Arial" w:cs="Arial"/>
          <w:sz w:val="24"/>
          <w:szCs w:val="24"/>
        </w:rPr>
      </w:pPr>
      <w:r>
        <w:rPr>
          <w:rFonts w:ascii="Arial" w:hAnsi="Arial" w:cs="Arial"/>
          <w:sz w:val="24"/>
          <w:szCs w:val="24"/>
        </w:rPr>
        <w:t>Desarrollar</w:t>
      </w:r>
      <w:r w:rsidR="00156658">
        <w:rPr>
          <w:rStyle w:val="CommentReference"/>
        </w:rPr>
        <w:commentReference w:id="23"/>
      </w:r>
      <w:r>
        <w:rPr>
          <w:rFonts w:ascii="Arial" w:hAnsi="Arial" w:cs="Arial"/>
          <w:sz w:val="24"/>
          <w:szCs w:val="24"/>
        </w:rPr>
        <w:t xml:space="preserve"> </w:t>
      </w:r>
      <w:r w:rsidR="006966DE" w:rsidRPr="007E2F60">
        <w:rPr>
          <w:rFonts w:ascii="Arial" w:hAnsi="Arial" w:cs="Arial"/>
          <w:sz w:val="24"/>
          <w:szCs w:val="24"/>
        </w:rPr>
        <w:t>módulos del sistema que se integren a las actividades de campo</w:t>
      </w:r>
    </w:p>
    <w:p w14:paraId="061C7117" w14:textId="316DD2A4" w:rsidR="006966DE" w:rsidRPr="005929F6" w:rsidRDefault="006966DE" w:rsidP="00586022">
      <w:pPr>
        <w:pStyle w:val="ListParagraph"/>
        <w:numPr>
          <w:ilvl w:val="0"/>
          <w:numId w:val="2"/>
        </w:numPr>
        <w:spacing w:after="0" w:line="360" w:lineRule="auto"/>
        <w:ind w:left="284" w:hanging="284"/>
        <w:jc w:val="both"/>
        <w:rPr>
          <w:rFonts w:ascii="Arial" w:hAnsi="Arial" w:cs="Arial"/>
          <w:strike/>
          <w:sz w:val="24"/>
          <w:szCs w:val="24"/>
        </w:rPr>
      </w:pPr>
      <w:commentRangeStart w:id="24"/>
      <w:r w:rsidRPr="005929F6">
        <w:rPr>
          <w:rFonts w:ascii="Arial" w:hAnsi="Arial" w:cs="Arial"/>
          <w:strike/>
          <w:sz w:val="24"/>
          <w:szCs w:val="24"/>
        </w:rPr>
        <w:t>Realizar pruebas de campo para validar el funcionamiento de los mismos.</w:t>
      </w:r>
      <w:commentRangeEnd w:id="24"/>
      <w:r w:rsidR="00E50997" w:rsidRPr="005929F6">
        <w:rPr>
          <w:rStyle w:val="CommentReference"/>
          <w:strike/>
        </w:rPr>
        <w:commentReference w:id="24"/>
      </w:r>
    </w:p>
    <w:p w14:paraId="3862629C" w14:textId="72F66DBD" w:rsidR="006966DE" w:rsidRPr="007E2F60" w:rsidRDefault="006966DE" w:rsidP="00586022">
      <w:pPr>
        <w:pStyle w:val="ListParagraph"/>
        <w:numPr>
          <w:ilvl w:val="0"/>
          <w:numId w:val="2"/>
        </w:numPr>
        <w:spacing w:after="0" w:line="360" w:lineRule="auto"/>
        <w:ind w:left="284" w:hanging="284"/>
        <w:jc w:val="both"/>
        <w:rPr>
          <w:rFonts w:ascii="Arial" w:hAnsi="Arial" w:cs="Arial"/>
          <w:sz w:val="24"/>
          <w:szCs w:val="24"/>
        </w:rPr>
      </w:pPr>
      <w:commentRangeStart w:id="25"/>
      <w:r w:rsidRPr="007E2F60">
        <w:rPr>
          <w:rFonts w:ascii="Arial" w:hAnsi="Arial" w:cs="Arial"/>
          <w:sz w:val="24"/>
          <w:szCs w:val="24"/>
        </w:rPr>
        <w:t>E</w:t>
      </w:r>
      <w:r w:rsidR="001A4B4A">
        <w:rPr>
          <w:rFonts w:ascii="Arial" w:hAnsi="Arial" w:cs="Arial"/>
          <w:sz w:val="24"/>
          <w:szCs w:val="24"/>
        </w:rPr>
        <w:t>valua</w:t>
      </w:r>
      <w:r w:rsidRPr="007E2F60">
        <w:rPr>
          <w:rFonts w:ascii="Arial" w:hAnsi="Arial" w:cs="Arial"/>
          <w:sz w:val="24"/>
          <w:szCs w:val="24"/>
        </w:rPr>
        <w:t>r</w:t>
      </w:r>
      <w:commentRangeEnd w:id="25"/>
      <w:r w:rsidR="00156658">
        <w:rPr>
          <w:rStyle w:val="CommentReference"/>
        </w:rPr>
        <w:commentReference w:id="25"/>
      </w:r>
      <w:r w:rsidRPr="007E2F60">
        <w:rPr>
          <w:rFonts w:ascii="Arial" w:hAnsi="Arial" w:cs="Arial"/>
          <w:sz w:val="24"/>
          <w:szCs w:val="24"/>
        </w:rPr>
        <w:t xml:space="preserve"> posibles patrones y requerimientos necesarios para pasar de una base</w:t>
      </w:r>
      <w:r w:rsidR="003601FC">
        <w:rPr>
          <w:rFonts w:ascii="Arial" w:hAnsi="Arial" w:cs="Arial"/>
          <w:sz w:val="24"/>
          <w:szCs w:val="24"/>
        </w:rPr>
        <w:t xml:space="preserve"> de datos integrada a sistemas </w:t>
      </w:r>
      <w:r w:rsidR="003601FC" w:rsidRPr="003601FC">
        <w:rPr>
          <w:rFonts w:ascii="Arial" w:hAnsi="Arial" w:cs="Arial"/>
          <w:i/>
          <w:sz w:val="24"/>
          <w:szCs w:val="24"/>
        </w:rPr>
        <w:t>Machine Learning</w:t>
      </w:r>
      <w:r w:rsidR="00175BAF" w:rsidRPr="007E2F60">
        <w:rPr>
          <w:rFonts w:ascii="Arial" w:hAnsi="Arial" w:cs="Arial"/>
          <w:sz w:val="24"/>
          <w:szCs w:val="24"/>
        </w:rPr>
        <w:t>.</w:t>
      </w:r>
    </w:p>
    <w:p w14:paraId="72A9CA50" w14:textId="77777777" w:rsidR="003011C4" w:rsidRPr="00B84159" w:rsidRDefault="003011C4" w:rsidP="003011C4">
      <w:pPr>
        <w:pStyle w:val="ListParagraph"/>
        <w:spacing w:after="0" w:line="360" w:lineRule="auto"/>
        <w:ind w:left="284"/>
        <w:jc w:val="both"/>
        <w:rPr>
          <w:rFonts w:ascii="Arial" w:hAnsi="Arial" w:cs="Arial"/>
          <w:sz w:val="24"/>
          <w:szCs w:val="24"/>
        </w:rPr>
      </w:pPr>
    </w:p>
    <w:p w14:paraId="76C34FFA" w14:textId="77777777" w:rsidR="007F12E7" w:rsidRPr="00E0745D" w:rsidRDefault="003011C4" w:rsidP="002558DA">
      <w:pPr>
        <w:pStyle w:val="ListParagraph"/>
        <w:numPr>
          <w:ilvl w:val="1"/>
          <w:numId w:val="5"/>
        </w:numPr>
        <w:spacing w:after="0" w:line="360" w:lineRule="auto"/>
        <w:jc w:val="both"/>
        <w:outlineLvl w:val="0"/>
        <w:rPr>
          <w:rFonts w:ascii="Arial" w:hAnsi="Arial" w:cs="Arial"/>
          <w:sz w:val="24"/>
          <w:szCs w:val="24"/>
          <w:lang w:val="es-VE"/>
        </w:rPr>
      </w:pPr>
      <w:r w:rsidRPr="007F12E7">
        <w:rPr>
          <w:rFonts w:ascii="Arial" w:hAnsi="Arial" w:cs="Arial"/>
          <w:b/>
          <w:sz w:val="24"/>
          <w:szCs w:val="24"/>
        </w:rPr>
        <w:t>Justificación e importancia de la investigación</w:t>
      </w:r>
      <w:bookmarkEnd w:id="18"/>
    </w:p>
    <w:p w14:paraId="59F881AD" w14:textId="77777777" w:rsidR="00E0745D" w:rsidRPr="007F12E7" w:rsidRDefault="00E0745D" w:rsidP="00E0745D">
      <w:pPr>
        <w:pStyle w:val="ListParagraph"/>
        <w:spacing w:after="0" w:line="360" w:lineRule="auto"/>
        <w:ind w:left="357"/>
        <w:jc w:val="both"/>
        <w:outlineLvl w:val="0"/>
        <w:rPr>
          <w:rFonts w:ascii="Arial" w:hAnsi="Arial" w:cs="Arial"/>
          <w:sz w:val="24"/>
          <w:szCs w:val="24"/>
          <w:lang w:val="es-VE"/>
        </w:rPr>
      </w:pPr>
    </w:p>
    <w:p w14:paraId="456518C2" w14:textId="3CF725F9" w:rsidR="00030953" w:rsidRDefault="00030953" w:rsidP="0039548E">
      <w:pPr>
        <w:tabs>
          <w:tab w:val="left" w:pos="5828"/>
        </w:tabs>
        <w:spacing w:line="360" w:lineRule="auto"/>
        <w:jc w:val="both"/>
        <w:rPr>
          <w:rFonts w:ascii="Arial" w:hAnsi="Arial" w:cs="Arial"/>
          <w:sz w:val="24"/>
          <w:szCs w:val="24"/>
        </w:rPr>
      </w:pPr>
      <w:r w:rsidRPr="00030953">
        <w:rPr>
          <w:rFonts w:ascii="Arial" w:hAnsi="Arial" w:cs="Arial"/>
          <w:sz w:val="24"/>
          <w:szCs w:val="24"/>
        </w:rPr>
        <w:t xml:space="preserve">     El uso de soluciones cognitivas basadas en el uso de datos</w:t>
      </w:r>
      <w:r w:rsidR="00A212A2">
        <w:rPr>
          <w:rFonts w:ascii="Arial" w:hAnsi="Arial" w:cs="Arial"/>
          <w:sz w:val="24"/>
          <w:szCs w:val="24"/>
        </w:rPr>
        <w:t xml:space="preserve"> representa un gran avance en el manejo de campos maduros</w:t>
      </w:r>
      <w:r w:rsidRPr="00030953">
        <w:rPr>
          <w:rFonts w:ascii="Arial" w:hAnsi="Arial" w:cs="Arial"/>
          <w:sz w:val="24"/>
          <w:szCs w:val="24"/>
        </w:rPr>
        <w:t xml:space="preserve"> </w:t>
      </w:r>
      <w:r w:rsidRPr="00A212A2">
        <w:rPr>
          <w:rFonts w:ascii="Arial" w:hAnsi="Arial" w:cs="Arial"/>
          <w:strike/>
          <w:sz w:val="24"/>
          <w:szCs w:val="24"/>
        </w:rPr>
        <w:t xml:space="preserve">gestión </w:t>
      </w:r>
      <w:commentRangeStart w:id="26"/>
      <w:commentRangeStart w:id="27"/>
      <w:r w:rsidRPr="00A212A2">
        <w:rPr>
          <w:rFonts w:ascii="Arial" w:hAnsi="Arial" w:cs="Arial"/>
          <w:strike/>
          <w:sz w:val="24"/>
          <w:szCs w:val="24"/>
        </w:rPr>
        <w:t>del petróleo y operaciones de gas</w:t>
      </w:r>
      <w:commentRangeEnd w:id="26"/>
      <w:r w:rsidR="00E50997" w:rsidRPr="00A212A2">
        <w:rPr>
          <w:rStyle w:val="CommentReference"/>
          <w:strike/>
        </w:rPr>
        <w:commentReference w:id="26"/>
      </w:r>
      <w:commentRangeEnd w:id="27"/>
      <w:r w:rsidR="000B46D9">
        <w:rPr>
          <w:rStyle w:val="CommentReference"/>
        </w:rPr>
        <w:commentReference w:id="27"/>
      </w:r>
      <w:r w:rsidRPr="00030953">
        <w:rPr>
          <w:rFonts w:ascii="Arial" w:hAnsi="Arial" w:cs="Arial"/>
          <w:sz w:val="24"/>
          <w:szCs w:val="24"/>
        </w:rPr>
        <w:t xml:space="preserve">. Herramientas que integran conceptos de disciplinas como la informática, el aprendizaje automático y el análisis predictivo puede </w:t>
      </w:r>
      <w:r w:rsidR="0044220B">
        <w:rPr>
          <w:rFonts w:ascii="Arial" w:hAnsi="Arial" w:cs="Arial"/>
          <w:sz w:val="24"/>
          <w:szCs w:val="24"/>
        </w:rPr>
        <w:t>brindar</w:t>
      </w:r>
      <w:r w:rsidRPr="00030953">
        <w:rPr>
          <w:rFonts w:ascii="Arial" w:hAnsi="Arial" w:cs="Arial"/>
          <w:sz w:val="24"/>
          <w:szCs w:val="24"/>
        </w:rPr>
        <w:t xml:space="preserve"> soluciones potentes para permitir mejoras en la seguridad y eficiencia e integridad de las operaciones en la industria de Petróleo y Gas.</w:t>
      </w:r>
    </w:p>
    <w:p w14:paraId="3F41B457" w14:textId="642D0F5A" w:rsidR="009930B8" w:rsidRPr="00DE4DF0" w:rsidRDefault="00435CAB" w:rsidP="009930B8">
      <w:pPr>
        <w:tabs>
          <w:tab w:val="left" w:pos="270"/>
        </w:tabs>
        <w:spacing w:line="360" w:lineRule="auto"/>
        <w:jc w:val="both"/>
        <w:rPr>
          <w:rFonts w:ascii="Arial" w:hAnsi="Arial" w:cs="Arial"/>
          <w:sz w:val="24"/>
          <w:szCs w:val="24"/>
        </w:rPr>
      </w:pPr>
      <w:r w:rsidRPr="00DE4DF0">
        <w:rPr>
          <w:rFonts w:ascii="Arial" w:hAnsi="Arial" w:cs="Arial"/>
          <w:sz w:val="24"/>
          <w:szCs w:val="24"/>
        </w:rPr>
        <w:lastRenderedPageBreak/>
        <w:tab/>
      </w:r>
      <w:commentRangeStart w:id="28"/>
      <w:commentRangeStart w:id="29"/>
      <w:r w:rsidRPr="00DE4DF0">
        <w:rPr>
          <w:rFonts w:ascii="Arial" w:hAnsi="Arial" w:cs="Arial"/>
          <w:sz w:val="24"/>
          <w:szCs w:val="24"/>
        </w:rPr>
        <w:t>GPB</w:t>
      </w:r>
      <w:commentRangeEnd w:id="28"/>
      <w:commentRangeEnd w:id="29"/>
      <w:r w:rsidR="00A212A2">
        <w:rPr>
          <w:rFonts w:ascii="Arial" w:hAnsi="Arial" w:cs="Arial"/>
          <w:sz w:val="24"/>
          <w:szCs w:val="24"/>
        </w:rPr>
        <w:t xml:space="preserve"> Gazprom Bank Neftegaz Services (GPB)</w:t>
      </w:r>
      <w:r w:rsidR="00E50997">
        <w:rPr>
          <w:rStyle w:val="CommentReference"/>
        </w:rPr>
        <w:commentReference w:id="28"/>
      </w:r>
      <w:r w:rsidR="000B46D9">
        <w:rPr>
          <w:rStyle w:val="CommentReference"/>
        </w:rPr>
        <w:commentReference w:id="29"/>
      </w:r>
      <w:r w:rsidRPr="00DE4DF0">
        <w:rPr>
          <w:rFonts w:ascii="Arial" w:hAnsi="Arial" w:cs="Arial"/>
          <w:sz w:val="24"/>
          <w:szCs w:val="24"/>
        </w:rPr>
        <w:t xml:space="preserve"> busca una forma de mejorar los tiempos de trabajo, optimizando estrategias que permitan</w:t>
      </w:r>
      <w:r w:rsidR="00A212A2">
        <w:rPr>
          <w:rFonts w:ascii="Arial" w:hAnsi="Arial" w:cs="Arial"/>
          <w:sz w:val="24"/>
          <w:szCs w:val="24"/>
        </w:rPr>
        <w:t xml:space="preserve"> mejorar y centralizar el capital humano </w:t>
      </w:r>
      <w:r w:rsidR="00E50997">
        <w:rPr>
          <w:rStyle w:val="CommentReference"/>
        </w:rPr>
        <w:commentReference w:id="30"/>
      </w:r>
      <w:r w:rsidRPr="00DE4DF0">
        <w:rPr>
          <w:rFonts w:ascii="Arial" w:hAnsi="Arial" w:cs="Arial"/>
          <w:sz w:val="24"/>
          <w:szCs w:val="24"/>
        </w:rPr>
        <w:t xml:space="preserve">disponible en las actividades neurálgicas, </w:t>
      </w:r>
      <w:r w:rsidR="0036582F" w:rsidRPr="00DE4DF0">
        <w:rPr>
          <w:rFonts w:ascii="Arial" w:hAnsi="Arial" w:cs="Arial"/>
          <w:sz w:val="24"/>
          <w:szCs w:val="24"/>
        </w:rPr>
        <w:t xml:space="preserve">disminuyendo horas de </w:t>
      </w:r>
      <w:r w:rsidR="00A212A2">
        <w:rPr>
          <w:rFonts w:ascii="Arial" w:hAnsi="Arial" w:cs="Arial"/>
          <w:sz w:val="24"/>
          <w:szCs w:val="24"/>
        </w:rPr>
        <w:t>labor</w:t>
      </w:r>
      <w:r w:rsidR="00E50997">
        <w:rPr>
          <w:rStyle w:val="CommentReference"/>
        </w:rPr>
        <w:commentReference w:id="31"/>
      </w:r>
      <w:r w:rsidR="0036582F" w:rsidRPr="00DE4DF0">
        <w:rPr>
          <w:rFonts w:ascii="Arial" w:hAnsi="Arial" w:cs="Arial"/>
          <w:sz w:val="24"/>
          <w:szCs w:val="24"/>
        </w:rPr>
        <w:t xml:space="preserve"> en actividades que puedan ser realizadas de </w:t>
      </w:r>
      <w:r w:rsidR="003601FC">
        <w:rPr>
          <w:rFonts w:ascii="Arial" w:hAnsi="Arial" w:cs="Arial"/>
          <w:sz w:val="24"/>
          <w:szCs w:val="24"/>
        </w:rPr>
        <w:t>forma automatizada.</w:t>
      </w:r>
    </w:p>
    <w:p w14:paraId="5B5A30BB" w14:textId="56B04CEA" w:rsidR="003011C4" w:rsidRPr="009930B8" w:rsidRDefault="0045053A" w:rsidP="009930B8">
      <w:pPr>
        <w:tabs>
          <w:tab w:val="left" w:pos="270"/>
        </w:tabs>
        <w:spacing w:line="360" w:lineRule="auto"/>
        <w:jc w:val="both"/>
        <w:rPr>
          <w:rFonts w:ascii="Arial" w:hAnsi="Arial" w:cs="Arial"/>
          <w:color w:val="FF0000"/>
          <w:sz w:val="24"/>
          <w:szCs w:val="24"/>
        </w:rPr>
      </w:pPr>
      <w:r w:rsidRPr="00B768C9">
        <w:rPr>
          <w:rFonts w:ascii="Arial" w:hAnsi="Arial" w:cs="Arial"/>
          <w:sz w:val="24"/>
          <w:szCs w:val="24"/>
        </w:rPr>
        <w:t xml:space="preserve">     </w:t>
      </w:r>
    </w:p>
    <w:p w14:paraId="2E0C5CA9" w14:textId="399008A8" w:rsidR="003011C4" w:rsidRPr="004F1746" w:rsidRDefault="003011C4" w:rsidP="003011C4">
      <w:pPr>
        <w:pStyle w:val="ListParagraph"/>
        <w:numPr>
          <w:ilvl w:val="1"/>
          <w:numId w:val="5"/>
        </w:numPr>
        <w:spacing w:after="0" w:line="360" w:lineRule="auto"/>
        <w:jc w:val="both"/>
        <w:outlineLvl w:val="0"/>
        <w:rPr>
          <w:rFonts w:ascii="Arial" w:hAnsi="Arial" w:cs="Arial"/>
          <w:b/>
          <w:sz w:val="24"/>
          <w:szCs w:val="24"/>
        </w:rPr>
      </w:pPr>
      <w:bookmarkStart w:id="32" w:name="_Toc516404806"/>
      <w:r w:rsidRPr="004F1746">
        <w:rPr>
          <w:rFonts w:ascii="Arial" w:hAnsi="Arial" w:cs="Arial"/>
          <w:b/>
          <w:sz w:val="24"/>
          <w:szCs w:val="24"/>
        </w:rPr>
        <w:t>Alcance de la investigación</w:t>
      </w:r>
      <w:bookmarkEnd w:id="32"/>
    </w:p>
    <w:p w14:paraId="2B4B9A5C" w14:textId="77777777" w:rsidR="003011C4" w:rsidRPr="004F1746" w:rsidRDefault="003011C4" w:rsidP="003011C4">
      <w:pPr>
        <w:pStyle w:val="ListParagraph"/>
        <w:spacing w:after="0" w:line="360" w:lineRule="auto"/>
        <w:ind w:left="357"/>
        <w:jc w:val="both"/>
        <w:rPr>
          <w:rFonts w:ascii="Arial" w:hAnsi="Arial" w:cs="Arial"/>
          <w:sz w:val="24"/>
          <w:szCs w:val="24"/>
        </w:rPr>
      </w:pPr>
    </w:p>
    <w:p w14:paraId="479647F7" w14:textId="0D07D6CB" w:rsidR="00DC4CC6" w:rsidRPr="00ED4E41" w:rsidRDefault="00DC4CC6" w:rsidP="00DC4CC6">
      <w:pPr>
        <w:tabs>
          <w:tab w:val="left" w:pos="5828"/>
        </w:tabs>
        <w:spacing w:line="360" w:lineRule="auto"/>
        <w:jc w:val="both"/>
        <w:rPr>
          <w:rFonts w:ascii="Arial" w:hAnsi="Arial" w:cs="Arial"/>
          <w:sz w:val="24"/>
          <w:szCs w:val="24"/>
        </w:rPr>
      </w:pPr>
      <w:r w:rsidRPr="00ED4E41">
        <w:rPr>
          <w:rFonts w:ascii="Arial" w:hAnsi="Arial" w:cs="Arial"/>
          <w:sz w:val="24"/>
          <w:szCs w:val="24"/>
          <w:lang w:val="es-VE"/>
        </w:rPr>
        <w:t xml:space="preserve">    </w:t>
      </w:r>
      <w:r w:rsidR="00213D61" w:rsidRPr="00ED4E41">
        <w:rPr>
          <w:rFonts w:ascii="Arial" w:hAnsi="Arial" w:cs="Arial"/>
          <w:sz w:val="24"/>
          <w:szCs w:val="24"/>
        </w:rPr>
        <w:t>La presente investigación abarca desde la recopilación de la información, el desarrollo metodológico, conceptualización, bosqu</w:t>
      </w:r>
      <w:r w:rsidR="003601FC">
        <w:rPr>
          <w:rFonts w:ascii="Arial" w:hAnsi="Arial" w:cs="Arial"/>
          <w:sz w:val="24"/>
          <w:szCs w:val="24"/>
        </w:rPr>
        <w:t>ejo</w:t>
      </w:r>
      <w:r w:rsidR="00213D61" w:rsidRPr="00ED4E41">
        <w:rPr>
          <w:rFonts w:ascii="Arial" w:hAnsi="Arial" w:cs="Arial"/>
          <w:sz w:val="24"/>
          <w:szCs w:val="24"/>
        </w:rPr>
        <w:t xml:space="preserve"> inicial así como prueba en fase beta de una versión inicial del integrado</w:t>
      </w:r>
      <w:r w:rsidR="003601FC">
        <w:rPr>
          <w:rFonts w:ascii="Arial" w:hAnsi="Arial" w:cs="Arial"/>
          <w:sz w:val="24"/>
          <w:szCs w:val="24"/>
        </w:rPr>
        <w:t>r</w:t>
      </w:r>
      <w:r w:rsidR="00213D61" w:rsidRPr="00ED4E41">
        <w:rPr>
          <w:rFonts w:ascii="Arial" w:hAnsi="Arial" w:cs="Arial"/>
          <w:sz w:val="24"/>
          <w:szCs w:val="24"/>
        </w:rPr>
        <w:t xml:space="preserve"> de </w:t>
      </w:r>
      <w:r w:rsidR="00213D61" w:rsidRPr="007B0024">
        <w:rPr>
          <w:rFonts w:ascii="Arial" w:hAnsi="Arial" w:cs="Arial"/>
          <w:sz w:val="24"/>
          <w:szCs w:val="24"/>
        </w:rPr>
        <w:t>datos ALO</w:t>
      </w:r>
      <w:r w:rsidR="00ED4E41" w:rsidRPr="007B0024">
        <w:rPr>
          <w:rFonts w:ascii="Arial" w:hAnsi="Arial" w:cs="Arial"/>
          <w:sz w:val="24"/>
          <w:szCs w:val="24"/>
        </w:rPr>
        <w:t xml:space="preserve"> </w:t>
      </w:r>
      <w:commentRangeStart w:id="33"/>
      <w:commentRangeStart w:id="34"/>
      <w:r w:rsidR="00ED4E41" w:rsidRPr="007B0024">
        <w:rPr>
          <w:rFonts w:ascii="Arial" w:hAnsi="Arial" w:cs="Arial"/>
          <w:sz w:val="24"/>
          <w:szCs w:val="24"/>
        </w:rPr>
        <w:t>(</w:t>
      </w:r>
      <w:r w:rsidR="007B0024" w:rsidRPr="007B0024">
        <w:rPr>
          <w:rFonts w:ascii="Arial" w:hAnsi="Arial" w:cs="Arial"/>
          <w:sz w:val="24"/>
          <w:szCs w:val="24"/>
        </w:rPr>
        <w:t>A</w:t>
      </w:r>
      <w:r w:rsidR="00ED4E41" w:rsidRPr="007B0024">
        <w:rPr>
          <w:rFonts w:ascii="Arial" w:hAnsi="Arial" w:cs="Arial"/>
          <w:sz w:val="24"/>
          <w:szCs w:val="24"/>
        </w:rPr>
        <w:t>rtificial</w:t>
      </w:r>
      <w:r w:rsidR="007B0024" w:rsidRPr="007B0024">
        <w:rPr>
          <w:rFonts w:ascii="Arial" w:hAnsi="Arial" w:cs="Arial"/>
          <w:sz w:val="24"/>
          <w:szCs w:val="24"/>
        </w:rPr>
        <w:t xml:space="preserve"> Lift</w:t>
      </w:r>
      <w:r w:rsidR="00ED4E41" w:rsidRPr="007B0024">
        <w:rPr>
          <w:rFonts w:ascii="Arial" w:hAnsi="Arial" w:cs="Arial"/>
          <w:sz w:val="24"/>
          <w:szCs w:val="24"/>
        </w:rPr>
        <w:t xml:space="preserve"> </w:t>
      </w:r>
      <w:r w:rsidR="007B0024" w:rsidRPr="007B0024">
        <w:rPr>
          <w:rFonts w:ascii="Arial" w:hAnsi="Arial" w:cs="Arial"/>
          <w:sz w:val="24"/>
          <w:szCs w:val="24"/>
        </w:rPr>
        <w:t>Office</w:t>
      </w:r>
      <w:r w:rsidR="00ED4E41" w:rsidRPr="007B0024">
        <w:rPr>
          <w:rFonts w:ascii="Arial" w:hAnsi="Arial" w:cs="Arial"/>
          <w:sz w:val="24"/>
          <w:szCs w:val="24"/>
        </w:rPr>
        <w:t>)</w:t>
      </w:r>
      <w:r w:rsidR="00213D61" w:rsidRPr="007B0024">
        <w:rPr>
          <w:rFonts w:ascii="Arial" w:hAnsi="Arial" w:cs="Arial"/>
          <w:sz w:val="24"/>
          <w:szCs w:val="24"/>
        </w:rPr>
        <w:t>.</w:t>
      </w:r>
      <w:commentRangeEnd w:id="33"/>
      <w:r w:rsidR="00821A8D">
        <w:rPr>
          <w:rStyle w:val="CommentReference"/>
        </w:rPr>
        <w:commentReference w:id="33"/>
      </w:r>
      <w:commentRangeEnd w:id="34"/>
      <w:r w:rsidR="00C15886">
        <w:rPr>
          <w:rStyle w:val="CommentReference"/>
        </w:rPr>
        <w:commentReference w:id="34"/>
      </w:r>
    </w:p>
    <w:p w14:paraId="1A355D59" w14:textId="09574E11" w:rsidR="00B36DE0" w:rsidRDefault="00DC4CC6" w:rsidP="00DC4CC6">
      <w:pPr>
        <w:tabs>
          <w:tab w:val="left" w:pos="5828"/>
        </w:tabs>
        <w:spacing w:line="360" w:lineRule="auto"/>
        <w:jc w:val="both"/>
        <w:rPr>
          <w:rFonts w:ascii="Arial" w:hAnsi="Arial" w:cs="Arial"/>
          <w:sz w:val="24"/>
          <w:szCs w:val="24"/>
        </w:rPr>
      </w:pPr>
      <w:r w:rsidRPr="006966DE">
        <w:rPr>
          <w:rFonts w:ascii="Arial" w:hAnsi="Arial" w:cs="Arial"/>
          <w:color w:val="FF0000"/>
          <w:sz w:val="24"/>
          <w:szCs w:val="24"/>
          <w:lang w:val="es-VE"/>
        </w:rPr>
        <w:t xml:space="preserve">    </w:t>
      </w:r>
      <w:r w:rsidR="003601FC">
        <w:rPr>
          <w:rFonts w:ascii="Arial" w:hAnsi="Arial" w:cs="Arial"/>
          <w:sz w:val="24"/>
          <w:szCs w:val="24"/>
        </w:rPr>
        <w:t>La investigación</w:t>
      </w:r>
      <w:commentRangeStart w:id="35"/>
      <w:r w:rsidR="008A2A9E">
        <w:rPr>
          <w:rFonts w:ascii="Arial" w:hAnsi="Arial" w:cs="Arial"/>
          <w:sz w:val="24"/>
          <w:szCs w:val="24"/>
        </w:rPr>
        <w:t xml:space="preserve"> se </w:t>
      </w:r>
      <w:r w:rsidR="003011C4" w:rsidRPr="00DC4CC6">
        <w:rPr>
          <w:rFonts w:ascii="Arial" w:hAnsi="Arial" w:cs="Arial"/>
          <w:sz w:val="24"/>
          <w:szCs w:val="24"/>
        </w:rPr>
        <w:t>llevar</w:t>
      </w:r>
      <w:r w:rsidR="008A2A9E">
        <w:rPr>
          <w:rFonts w:ascii="Arial" w:hAnsi="Arial" w:cs="Arial"/>
          <w:sz w:val="24"/>
          <w:szCs w:val="24"/>
        </w:rPr>
        <w:t xml:space="preserve">a a cabo por medio de </w:t>
      </w:r>
      <w:r w:rsidR="003011C4" w:rsidRPr="00DC4CC6">
        <w:rPr>
          <w:rFonts w:ascii="Arial" w:hAnsi="Arial" w:cs="Arial"/>
          <w:sz w:val="24"/>
          <w:szCs w:val="24"/>
        </w:rPr>
        <w:t xml:space="preserve">recopilación de documentación vigente. Validación del tema en estudio, así como la utilización de información teórica que permita desarrollar la evaluación del sistema de producción de crudo del área estudiada, permitiendo profundizar un conjunto de </w:t>
      </w:r>
      <w:commentRangeStart w:id="36"/>
      <w:r w:rsidR="003011C4" w:rsidRPr="008949EE">
        <w:rPr>
          <w:rFonts w:ascii="Arial" w:hAnsi="Arial" w:cs="Arial"/>
          <w:sz w:val="24"/>
          <w:szCs w:val="24"/>
          <w:highlight w:val="yellow"/>
        </w:rPr>
        <w:t>conocimientos</w:t>
      </w:r>
      <w:commentRangeEnd w:id="36"/>
      <w:r w:rsidR="003601FC" w:rsidRPr="008949EE">
        <w:rPr>
          <w:rStyle w:val="CommentReference"/>
          <w:highlight w:val="yellow"/>
        </w:rPr>
        <w:commentReference w:id="36"/>
      </w:r>
      <w:r w:rsidR="003011C4" w:rsidRPr="00DC4CC6">
        <w:rPr>
          <w:rFonts w:ascii="Arial" w:hAnsi="Arial" w:cs="Arial"/>
          <w:sz w:val="24"/>
          <w:szCs w:val="24"/>
        </w:rPr>
        <w:t xml:space="preserve"> aprobados y organizados en forma objetiva, convirtiéndose en una herramienta de apoyo para analizar las posibles soluciones al </w:t>
      </w:r>
      <w:commentRangeStart w:id="37"/>
      <w:r w:rsidR="003011C4" w:rsidRPr="00727E08">
        <w:rPr>
          <w:rFonts w:ascii="Arial" w:hAnsi="Arial" w:cs="Arial"/>
          <w:sz w:val="24"/>
          <w:szCs w:val="24"/>
          <w:highlight w:val="yellow"/>
        </w:rPr>
        <w:t xml:space="preserve">problema planteado </w:t>
      </w:r>
      <w:commentRangeEnd w:id="37"/>
      <w:r w:rsidR="003601FC" w:rsidRPr="00727E08">
        <w:rPr>
          <w:rStyle w:val="CommentReference"/>
          <w:highlight w:val="yellow"/>
        </w:rPr>
        <w:commentReference w:id="37"/>
      </w:r>
      <w:r w:rsidR="003011C4" w:rsidRPr="00DC4CC6">
        <w:rPr>
          <w:rFonts w:ascii="Arial" w:hAnsi="Arial" w:cs="Arial"/>
          <w:sz w:val="24"/>
          <w:szCs w:val="24"/>
        </w:rPr>
        <w:t xml:space="preserve">y proponer mejoras al sistema, lo </w:t>
      </w:r>
      <w:r w:rsidR="003601FC">
        <w:rPr>
          <w:rFonts w:ascii="Arial" w:hAnsi="Arial" w:cs="Arial"/>
          <w:sz w:val="24"/>
          <w:szCs w:val="24"/>
        </w:rPr>
        <w:t>cual</w:t>
      </w:r>
      <w:r w:rsidR="003011C4" w:rsidRPr="00DC4CC6">
        <w:rPr>
          <w:rFonts w:ascii="Arial" w:hAnsi="Arial" w:cs="Arial"/>
          <w:sz w:val="24"/>
          <w:szCs w:val="24"/>
        </w:rPr>
        <w:t xml:space="preserve"> constituye un aporte técnico trascendental</w:t>
      </w:r>
      <w:commentRangeEnd w:id="35"/>
      <w:r w:rsidR="00170294">
        <w:rPr>
          <w:rStyle w:val="CommentReference"/>
        </w:rPr>
        <w:commentReference w:id="35"/>
      </w:r>
      <w:r w:rsidR="003011C4" w:rsidRPr="00DC4CC6">
        <w:rPr>
          <w:rFonts w:ascii="Arial" w:hAnsi="Arial" w:cs="Arial"/>
          <w:sz w:val="24"/>
          <w:szCs w:val="24"/>
        </w:rPr>
        <w:t>.</w:t>
      </w:r>
    </w:p>
    <w:p w14:paraId="5EEF8AC5" w14:textId="77777777" w:rsidR="003601FC" w:rsidRPr="00DC4CC6" w:rsidRDefault="003601FC" w:rsidP="00DC4CC6">
      <w:pPr>
        <w:tabs>
          <w:tab w:val="left" w:pos="5828"/>
        </w:tabs>
        <w:spacing w:line="360" w:lineRule="auto"/>
        <w:jc w:val="both"/>
        <w:rPr>
          <w:rFonts w:ascii="Arial" w:hAnsi="Arial" w:cs="Arial"/>
          <w:color w:val="FF0000"/>
          <w:sz w:val="24"/>
          <w:szCs w:val="24"/>
        </w:rPr>
      </w:pPr>
    </w:p>
    <w:p w14:paraId="2CA02B38" w14:textId="77777777" w:rsidR="003011C4" w:rsidRPr="004F1746" w:rsidRDefault="003011C4" w:rsidP="003011C4">
      <w:pPr>
        <w:pStyle w:val="ListParagraph"/>
        <w:numPr>
          <w:ilvl w:val="1"/>
          <w:numId w:val="5"/>
        </w:numPr>
        <w:spacing w:after="0" w:line="360" w:lineRule="auto"/>
        <w:jc w:val="both"/>
        <w:outlineLvl w:val="0"/>
        <w:rPr>
          <w:rFonts w:ascii="Arial" w:hAnsi="Arial" w:cs="Arial"/>
          <w:b/>
          <w:sz w:val="24"/>
          <w:szCs w:val="24"/>
        </w:rPr>
      </w:pPr>
      <w:bookmarkStart w:id="38" w:name="_Toc516404807"/>
      <w:r w:rsidRPr="004F1746">
        <w:rPr>
          <w:rFonts w:ascii="Arial" w:hAnsi="Arial" w:cs="Arial"/>
          <w:b/>
          <w:sz w:val="24"/>
          <w:szCs w:val="24"/>
        </w:rPr>
        <w:t>Delimitación de la investigación</w:t>
      </w:r>
      <w:bookmarkEnd w:id="38"/>
    </w:p>
    <w:p w14:paraId="257267DD" w14:textId="77777777" w:rsidR="00DF3AD3" w:rsidRDefault="00DF3AD3" w:rsidP="00213D61">
      <w:pPr>
        <w:pStyle w:val="ListParagraph"/>
        <w:spacing w:line="360" w:lineRule="auto"/>
        <w:ind w:left="300" w:firstLine="57"/>
        <w:jc w:val="both"/>
        <w:rPr>
          <w:rFonts w:ascii="Arial" w:hAnsi="Arial" w:cs="Arial"/>
          <w:color w:val="FF0000"/>
          <w:sz w:val="24"/>
          <w:szCs w:val="24"/>
          <w:lang w:val="es-VE"/>
        </w:rPr>
      </w:pPr>
    </w:p>
    <w:p w14:paraId="56632233" w14:textId="23ED7E4E" w:rsidR="00325FA4" w:rsidRPr="00C718E1" w:rsidRDefault="00325FA4" w:rsidP="00213D61">
      <w:pPr>
        <w:pStyle w:val="ListParagraph"/>
        <w:spacing w:line="360" w:lineRule="auto"/>
        <w:ind w:left="300" w:firstLine="57"/>
        <w:jc w:val="both"/>
        <w:rPr>
          <w:rFonts w:ascii="Arial" w:hAnsi="Arial" w:cs="Arial"/>
          <w:sz w:val="24"/>
          <w:szCs w:val="24"/>
        </w:rPr>
      </w:pPr>
      <w:commentRangeStart w:id="39"/>
      <w:commentRangeStart w:id="40"/>
      <w:r w:rsidRPr="00C718E1">
        <w:rPr>
          <w:rFonts w:ascii="Arial" w:hAnsi="Arial" w:cs="Arial"/>
          <w:sz w:val="24"/>
          <w:szCs w:val="24"/>
          <w:lang w:val="es-VE"/>
        </w:rPr>
        <w:t xml:space="preserve">    </w:t>
      </w:r>
      <w:r w:rsidR="00D37B2D">
        <w:rPr>
          <w:rFonts w:ascii="Arial" w:hAnsi="Arial" w:cs="Arial"/>
          <w:sz w:val="24"/>
          <w:szCs w:val="24"/>
          <w:lang w:val="es-VE"/>
        </w:rPr>
        <w:t>Temporalmente l</w:t>
      </w:r>
      <w:r w:rsidR="00D37B2D">
        <w:rPr>
          <w:rFonts w:ascii="Arial" w:hAnsi="Arial" w:cs="Arial"/>
          <w:sz w:val="24"/>
          <w:szCs w:val="24"/>
        </w:rPr>
        <w:t>a i</w:t>
      </w:r>
      <w:r w:rsidR="00C941A3" w:rsidRPr="00C718E1">
        <w:rPr>
          <w:rFonts w:ascii="Arial" w:hAnsi="Arial" w:cs="Arial"/>
          <w:sz w:val="24"/>
          <w:szCs w:val="24"/>
        </w:rPr>
        <w:t xml:space="preserve">nvestigación </w:t>
      </w:r>
      <w:r w:rsidR="00C718E1" w:rsidRPr="00C718E1">
        <w:rPr>
          <w:rFonts w:ascii="Arial" w:hAnsi="Arial" w:cs="Arial"/>
          <w:sz w:val="24"/>
          <w:szCs w:val="24"/>
        </w:rPr>
        <w:t>está</w:t>
      </w:r>
      <w:r w:rsidR="00C941A3" w:rsidRPr="00C718E1">
        <w:rPr>
          <w:rFonts w:ascii="Arial" w:hAnsi="Arial" w:cs="Arial"/>
          <w:sz w:val="24"/>
          <w:szCs w:val="24"/>
        </w:rPr>
        <w:t xml:space="preserve"> delimitada por razones de tiempo y complejidad a un periodo de 6 meses  a partir de octubre de 2018 hasta marzo de 2019.</w:t>
      </w:r>
      <w:commentRangeEnd w:id="39"/>
      <w:r w:rsidR="00821A8D">
        <w:rPr>
          <w:rStyle w:val="CommentReference"/>
        </w:rPr>
        <w:commentReference w:id="39"/>
      </w:r>
      <w:commentRangeEnd w:id="40"/>
      <w:r w:rsidR="00D37B2D">
        <w:rPr>
          <w:rStyle w:val="CommentReference"/>
        </w:rPr>
        <w:commentReference w:id="40"/>
      </w:r>
    </w:p>
    <w:p w14:paraId="5FF68B63" w14:textId="77777777" w:rsidR="00325FA4" w:rsidRPr="00C718E1" w:rsidRDefault="00325FA4" w:rsidP="00213D61">
      <w:pPr>
        <w:pStyle w:val="ListParagraph"/>
        <w:spacing w:line="360" w:lineRule="auto"/>
        <w:ind w:left="300" w:firstLine="57"/>
        <w:jc w:val="both"/>
        <w:rPr>
          <w:rFonts w:ascii="Arial" w:hAnsi="Arial" w:cs="Arial"/>
          <w:sz w:val="24"/>
          <w:szCs w:val="24"/>
        </w:rPr>
      </w:pPr>
    </w:p>
    <w:p w14:paraId="05542F54" w14:textId="61BBE289" w:rsidR="00C941A3" w:rsidRPr="00C718E1" w:rsidRDefault="00325FA4" w:rsidP="00213D61">
      <w:pPr>
        <w:pStyle w:val="ListParagraph"/>
        <w:spacing w:line="360" w:lineRule="auto"/>
        <w:ind w:left="300" w:firstLine="57"/>
        <w:jc w:val="both"/>
        <w:rPr>
          <w:rFonts w:ascii="Arial" w:hAnsi="Arial" w:cs="Arial"/>
          <w:sz w:val="24"/>
          <w:szCs w:val="24"/>
        </w:rPr>
      </w:pPr>
      <w:r w:rsidRPr="00C718E1">
        <w:rPr>
          <w:rFonts w:ascii="Arial" w:hAnsi="Arial" w:cs="Arial"/>
          <w:sz w:val="24"/>
          <w:szCs w:val="24"/>
          <w:lang w:val="es-VE"/>
        </w:rPr>
        <w:t xml:space="preserve">    </w:t>
      </w:r>
      <w:r w:rsidR="00C941A3" w:rsidRPr="00C718E1">
        <w:rPr>
          <w:rFonts w:ascii="Arial" w:hAnsi="Arial" w:cs="Arial"/>
          <w:sz w:val="24"/>
          <w:szCs w:val="24"/>
        </w:rPr>
        <w:t>Espacialmente tendrá como muestra los pozos con sistema de levantamiento por bombe</w:t>
      </w:r>
      <w:r w:rsidR="00821A8D">
        <w:rPr>
          <w:rFonts w:ascii="Arial" w:hAnsi="Arial" w:cs="Arial"/>
          <w:sz w:val="24"/>
          <w:szCs w:val="24"/>
        </w:rPr>
        <w:t>o mecánico categoría 1 y 2 del Campo Lagunillas T</w:t>
      </w:r>
      <w:r w:rsidR="00C941A3" w:rsidRPr="00C718E1">
        <w:rPr>
          <w:rFonts w:ascii="Arial" w:hAnsi="Arial" w:cs="Arial"/>
          <w:sz w:val="24"/>
          <w:szCs w:val="24"/>
        </w:rPr>
        <w:t xml:space="preserve">ierra y por complejidad conceptual llegara a la generación en fase </w:t>
      </w:r>
      <w:r w:rsidR="00C941A3" w:rsidRPr="00074680">
        <w:rPr>
          <w:rFonts w:ascii="Arial" w:hAnsi="Arial" w:cs="Arial"/>
          <w:sz w:val="24"/>
          <w:szCs w:val="24"/>
        </w:rPr>
        <w:t>bet</w:t>
      </w:r>
      <w:r w:rsidR="00074680" w:rsidRPr="00074680">
        <w:rPr>
          <w:rFonts w:ascii="Arial" w:hAnsi="Arial" w:cs="Arial"/>
          <w:sz w:val="24"/>
          <w:szCs w:val="24"/>
        </w:rPr>
        <w:t>a</w:t>
      </w:r>
      <w:r w:rsidR="00074680">
        <w:rPr>
          <w:rFonts w:ascii="Arial" w:hAnsi="Arial" w:cs="Arial"/>
          <w:sz w:val="24"/>
          <w:szCs w:val="24"/>
        </w:rPr>
        <w:t>, la cual es una fase experimental en la cual no se garantiza el buen funcionamiento del integrador y el flujo de trabajo estará en continuo cambio.</w:t>
      </w:r>
      <w:r w:rsidR="00C941A3" w:rsidRPr="00C718E1">
        <w:rPr>
          <w:rFonts w:ascii="Arial" w:hAnsi="Arial" w:cs="Arial"/>
          <w:sz w:val="24"/>
          <w:szCs w:val="24"/>
        </w:rPr>
        <w:t xml:space="preserve"> </w:t>
      </w:r>
    </w:p>
    <w:p w14:paraId="5B58652C" w14:textId="77777777" w:rsidR="003011C4" w:rsidRPr="004F1746" w:rsidRDefault="003011C4" w:rsidP="003011C4">
      <w:pPr>
        <w:pStyle w:val="ListParagraph"/>
        <w:spacing w:after="0" w:line="360" w:lineRule="auto"/>
        <w:ind w:left="357"/>
        <w:jc w:val="both"/>
        <w:rPr>
          <w:rFonts w:ascii="Arial" w:hAnsi="Arial" w:cs="Arial"/>
          <w:sz w:val="24"/>
          <w:szCs w:val="24"/>
        </w:rPr>
      </w:pPr>
    </w:p>
    <w:p w14:paraId="692E3A33" w14:textId="77777777" w:rsidR="003011C4" w:rsidRPr="004F1746" w:rsidRDefault="003011C4" w:rsidP="003011C4">
      <w:pPr>
        <w:pStyle w:val="ListParagraph"/>
        <w:spacing w:after="0" w:line="360" w:lineRule="auto"/>
        <w:ind w:left="357"/>
        <w:jc w:val="both"/>
        <w:rPr>
          <w:rFonts w:ascii="Arial" w:hAnsi="Arial" w:cs="Arial"/>
          <w:sz w:val="24"/>
          <w:szCs w:val="24"/>
        </w:rPr>
      </w:pPr>
    </w:p>
    <w:p w14:paraId="2D7BA1FA" w14:textId="77777777" w:rsidR="00E71C88" w:rsidRDefault="003011C4" w:rsidP="00E71C88">
      <w:pPr>
        <w:pStyle w:val="ListParagraph"/>
        <w:numPr>
          <w:ilvl w:val="1"/>
          <w:numId w:val="5"/>
        </w:numPr>
        <w:spacing w:after="0" w:line="360" w:lineRule="auto"/>
        <w:jc w:val="both"/>
        <w:outlineLvl w:val="0"/>
        <w:rPr>
          <w:rFonts w:ascii="Arial" w:hAnsi="Arial" w:cs="Arial"/>
          <w:b/>
          <w:sz w:val="24"/>
          <w:szCs w:val="24"/>
        </w:rPr>
      </w:pPr>
      <w:bookmarkStart w:id="41" w:name="_Toc516404808"/>
      <w:r w:rsidRPr="00E71C88">
        <w:rPr>
          <w:rFonts w:ascii="Arial" w:hAnsi="Arial" w:cs="Arial"/>
          <w:b/>
          <w:sz w:val="24"/>
          <w:szCs w:val="24"/>
        </w:rPr>
        <w:t>Antecedentes de la investigación</w:t>
      </w:r>
      <w:bookmarkEnd w:id="41"/>
    </w:p>
    <w:p w14:paraId="3DE65372" w14:textId="77777777" w:rsidR="00E52262" w:rsidRPr="00E71C88" w:rsidRDefault="00E52262" w:rsidP="00E52262">
      <w:pPr>
        <w:pStyle w:val="ListParagraph"/>
        <w:spacing w:after="0" w:line="360" w:lineRule="auto"/>
        <w:ind w:left="357"/>
        <w:jc w:val="both"/>
        <w:outlineLvl w:val="0"/>
        <w:rPr>
          <w:rFonts w:ascii="Arial" w:hAnsi="Arial" w:cs="Arial"/>
          <w:b/>
          <w:sz w:val="24"/>
          <w:szCs w:val="24"/>
        </w:rPr>
      </w:pPr>
    </w:p>
    <w:p w14:paraId="7B01B96D" w14:textId="77777777" w:rsidR="002D458E" w:rsidRDefault="003011C4" w:rsidP="00E71C88">
      <w:pPr>
        <w:tabs>
          <w:tab w:val="left" w:pos="5828"/>
        </w:tabs>
        <w:spacing w:line="360" w:lineRule="auto"/>
        <w:ind w:left="357"/>
        <w:jc w:val="both"/>
        <w:rPr>
          <w:rFonts w:ascii="Arial" w:hAnsi="Arial" w:cs="Arial"/>
          <w:bCs/>
          <w:color w:val="000000"/>
          <w:sz w:val="24"/>
          <w:szCs w:val="24"/>
        </w:rPr>
      </w:pPr>
      <w:r w:rsidRPr="004F1746">
        <w:rPr>
          <w:rFonts w:ascii="Arial" w:hAnsi="Arial" w:cs="Arial"/>
          <w:sz w:val="24"/>
          <w:szCs w:val="24"/>
        </w:rPr>
        <w:t xml:space="preserve">     </w:t>
      </w:r>
      <w:r w:rsidRPr="004F1746">
        <w:rPr>
          <w:rFonts w:ascii="Arial" w:hAnsi="Arial" w:cs="Arial"/>
          <w:bCs/>
          <w:color w:val="000000"/>
          <w:sz w:val="24"/>
          <w:szCs w:val="24"/>
        </w:rPr>
        <w:t>Cualquier trabajo de investigación cuyo contenido brinde soporte desde el punto de vista metodológico y teórico a futuras investigaciones, puede ser calificado como antecedente de investigación. Éstos permiten al investigador tener una guía documental para direccionar su propio trabajo, y en base a ésta plantear una nueva problemática tomando en consideración los resultados obtenidos anteriormente. De esta forma, a continuación, se muestra el aporte de cada uno de los antecedentes consultados al presente proyecto de investigación</w:t>
      </w:r>
      <w:r w:rsidR="003534F1">
        <w:rPr>
          <w:rFonts w:ascii="Arial" w:hAnsi="Arial" w:cs="Arial"/>
          <w:bCs/>
          <w:color w:val="000000"/>
          <w:sz w:val="24"/>
          <w:szCs w:val="24"/>
        </w:rPr>
        <w:t>.</w:t>
      </w:r>
    </w:p>
    <w:p w14:paraId="0C3380FD" w14:textId="77777777" w:rsidR="00E71C88" w:rsidRPr="004C4C8C" w:rsidRDefault="00E71C88" w:rsidP="00C93E8B">
      <w:pPr>
        <w:pStyle w:val="ListParagraph"/>
        <w:numPr>
          <w:ilvl w:val="0"/>
          <w:numId w:val="16"/>
        </w:numPr>
        <w:tabs>
          <w:tab w:val="left" w:pos="5828"/>
        </w:tabs>
        <w:spacing w:line="360" w:lineRule="auto"/>
        <w:jc w:val="both"/>
      </w:pPr>
      <w:r w:rsidRPr="004C4C8C">
        <w:rPr>
          <w:rFonts w:ascii="Arial" w:hAnsi="Arial" w:cs="Arial"/>
          <w:b/>
          <w:bCs/>
          <w:color w:val="000000"/>
          <w:sz w:val="24"/>
          <w:szCs w:val="24"/>
        </w:rPr>
        <w:t>Ershaghi, I.,  Ershaghi, M., Popa,A. (2018) “Data Ethics in Oil and Gas Operations” Documento presentado en la Reunión Regional del Oeste de la SPE celebrada en Ga</w:t>
      </w:r>
      <w:r w:rsidR="000400F9" w:rsidRPr="004C4C8C">
        <w:rPr>
          <w:rFonts w:ascii="Arial" w:hAnsi="Arial" w:cs="Arial"/>
          <w:b/>
          <w:bCs/>
          <w:color w:val="000000"/>
          <w:sz w:val="24"/>
          <w:szCs w:val="24"/>
        </w:rPr>
        <w:t>rden Grove, California, EE. UU.</w:t>
      </w:r>
    </w:p>
    <w:p w14:paraId="7C490299" w14:textId="77777777" w:rsidR="002D15B1" w:rsidRDefault="002D15B1" w:rsidP="00E71C88">
      <w:pPr>
        <w:pStyle w:val="Default"/>
        <w:tabs>
          <w:tab w:val="left" w:pos="5828"/>
        </w:tabs>
        <w:spacing w:line="360" w:lineRule="auto"/>
        <w:jc w:val="both"/>
        <w:rPr>
          <w:rFonts w:ascii="Arial" w:hAnsi="Arial" w:cs="Arial"/>
        </w:rPr>
      </w:pPr>
    </w:p>
    <w:p w14:paraId="2EE81D16" w14:textId="3222D733" w:rsidR="00E71C88" w:rsidRDefault="004C4C8C" w:rsidP="00E71C88">
      <w:pPr>
        <w:pStyle w:val="Default"/>
        <w:tabs>
          <w:tab w:val="left" w:pos="5828"/>
        </w:tabs>
        <w:spacing w:line="360" w:lineRule="auto"/>
        <w:jc w:val="both"/>
        <w:rPr>
          <w:rFonts w:ascii="Arial" w:hAnsi="Arial" w:cs="Arial"/>
        </w:rPr>
      </w:pPr>
      <w:r w:rsidRPr="004F1746">
        <w:rPr>
          <w:rFonts w:ascii="Arial" w:hAnsi="Arial" w:cs="Arial"/>
        </w:rPr>
        <w:t xml:space="preserve">     </w:t>
      </w:r>
      <w:r w:rsidR="00935BED">
        <w:rPr>
          <w:rFonts w:ascii="Arial" w:hAnsi="Arial" w:cs="Arial"/>
        </w:rPr>
        <w:t>Este artículo</w:t>
      </w:r>
      <w:r w:rsidR="00B24562">
        <w:rPr>
          <w:rFonts w:ascii="Arial" w:hAnsi="Arial" w:cs="Arial"/>
        </w:rPr>
        <w:t xml:space="preserve"> trata</w:t>
      </w:r>
      <w:r w:rsidR="00935BED">
        <w:rPr>
          <w:rFonts w:ascii="Arial" w:hAnsi="Arial" w:cs="Arial"/>
        </w:rPr>
        <w:t xml:space="preserve"> sobre la importancia de la automatización de la información, recalca</w:t>
      </w:r>
      <w:r w:rsidR="00B24562">
        <w:rPr>
          <w:rFonts w:ascii="Arial" w:hAnsi="Arial" w:cs="Arial"/>
        </w:rPr>
        <w:t xml:space="preserve"> el beneficio de </w:t>
      </w:r>
      <w:r w:rsidR="00AE57F2" w:rsidRPr="00AE57F2">
        <w:rPr>
          <w:rFonts w:ascii="Arial" w:hAnsi="Arial" w:cs="Arial"/>
        </w:rPr>
        <w:t>procesos asistidos por computadora</w:t>
      </w:r>
      <w:r w:rsidR="00B24562">
        <w:rPr>
          <w:rFonts w:ascii="Arial" w:hAnsi="Arial" w:cs="Arial"/>
        </w:rPr>
        <w:t>s los cuales y</w:t>
      </w:r>
      <w:r w:rsidR="00AE57F2" w:rsidRPr="00AE57F2">
        <w:rPr>
          <w:rFonts w:ascii="Arial" w:hAnsi="Arial" w:cs="Arial"/>
        </w:rPr>
        <w:t xml:space="preserve">a han dejado su marca </w:t>
      </w:r>
      <w:r w:rsidR="00B24562">
        <w:rPr>
          <w:rFonts w:ascii="Arial" w:hAnsi="Arial" w:cs="Arial"/>
        </w:rPr>
        <w:t>e</w:t>
      </w:r>
      <w:r w:rsidR="00766E2E">
        <w:rPr>
          <w:rFonts w:ascii="Arial" w:hAnsi="Arial" w:cs="Arial"/>
        </w:rPr>
        <w:t>n áreas como levantamiento</w:t>
      </w:r>
      <w:r w:rsidR="00624FFE">
        <w:rPr>
          <w:rStyle w:val="CommentReference"/>
          <w:rFonts w:ascii="Calibri" w:eastAsia="Calibri" w:hAnsi="Calibri" w:cs="Times New Roman"/>
          <w:color w:val="auto"/>
        </w:rPr>
        <w:commentReference w:id="42"/>
      </w:r>
      <w:r w:rsidR="00766E2E">
        <w:rPr>
          <w:rFonts w:ascii="Arial" w:hAnsi="Arial" w:cs="Arial"/>
        </w:rPr>
        <w:t xml:space="preserve"> </w:t>
      </w:r>
      <w:r w:rsidR="00AE57F2" w:rsidRPr="00AE57F2">
        <w:rPr>
          <w:rFonts w:ascii="Arial" w:hAnsi="Arial" w:cs="Arial"/>
        </w:rPr>
        <w:t xml:space="preserve">artificial, el transporte por tuberías y las operaciones </w:t>
      </w:r>
      <w:r w:rsidR="003601FC">
        <w:rPr>
          <w:rFonts w:ascii="Arial" w:hAnsi="Arial" w:cs="Arial"/>
        </w:rPr>
        <w:t>costa afuera</w:t>
      </w:r>
      <w:r w:rsidR="00AE57F2" w:rsidRPr="00AE57F2">
        <w:rPr>
          <w:rFonts w:ascii="Arial" w:hAnsi="Arial" w:cs="Arial"/>
        </w:rPr>
        <w:t>, estas técnicas de análisis de datos han ayudado en la detección y predicción de fallos y en la gestión int</w:t>
      </w:r>
      <w:r w:rsidR="00B500B9">
        <w:rPr>
          <w:rFonts w:ascii="Arial" w:hAnsi="Arial" w:cs="Arial"/>
        </w:rPr>
        <w:t>eligente de dichas operaciones. Estos</w:t>
      </w:r>
      <w:r w:rsidR="00E71C88">
        <w:rPr>
          <w:rFonts w:ascii="Arial" w:hAnsi="Arial" w:cs="Arial"/>
        </w:rPr>
        <w:t xml:space="preserve"> sistemas de datos mejoran los tradicionales, basados en humanos,</w:t>
      </w:r>
      <w:r w:rsidR="00E10633">
        <w:rPr>
          <w:rFonts w:ascii="Arial" w:hAnsi="Arial" w:cs="Arial"/>
        </w:rPr>
        <w:t xml:space="preserve"> en donde la toma de decisiones </w:t>
      </w:r>
      <w:r w:rsidR="00E71C88">
        <w:rPr>
          <w:rFonts w:ascii="Arial" w:hAnsi="Arial" w:cs="Arial"/>
        </w:rPr>
        <w:t>rápidas es crítica en la gestión de las operaciones de la industria, donde dichos sistemas compensa</w:t>
      </w:r>
      <w:r w:rsidR="00B500B9">
        <w:rPr>
          <w:rFonts w:ascii="Arial" w:hAnsi="Arial" w:cs="Arial"/>
        </w:rPr>
        <w:t>n</w:t>
      </w:r>
      <w:r w:rsidR="00E71C88">
        <w:rPr>
          <w:rFonts w:ascii="Arial" w:hAnsi="Arial" w:cs="Arial"/>
        </w:rPr>
        <w:t xml:space="preserve"> efectivamente las limitaciones de los procesos de decisión basados en humanos cuando se enfrentan a sobrecarga de datos o sistemas de datos multidimensionales.</w:t>
      </w:r>
    </w:p>
    <w:p w14:paraId="19B0B128" w14:textId="77777777" w:rsidR="00E71C88" w:rsidRDefault="00E71C88" w:rsidP="00E71C88">
      <w:pPr>
        <w:pStyle w:val="Default"/>
        <w:tabs>
          <w:tab w:val="left" w:pos="5828"/>
        </w:tabs>
        <w:spacing w:line="360" w:lineRule="auto"/>
        <w:jc w:val="both"/>
        <w:rPr>
          <w:rFonts w:ascii="Arial" w:hAnsi="Arial" w:cs="Arial"/>
          <w:sz w:val="22"/>
          <w:szCs w:val="22"/>
        </w:rPr>
      </w:pPr>
    </w:p>
    <w:p w14:paraId="2A890F0B" w14:textId="39824D3A" w:rsidR="00E71C88" w:rsidRDefault="00E71C88" w:rsidP="00E71C88">
      <w:pPr>
        <w:pStyle w:val="Default"/>
        <w:tabs>
          <w:tab w:val="left" w:pos="5828"/>
        </w:tabs>
        <w:spacing w:line="360" w:lineRule="auto"/>
        <w:ind w:firstLine="284"/>
        <w:jc w:val="both"/>
        <w:rPr>
          <w:rFonts w:ascii="Arial" w:hAnsi="Arial" w:cs="Arial"/>
        </w:rPr>
      </w:pPr>
      <w:bookmarkStart w:id="43" w:name="__DdeLink__889_3120042510"/>
      <w:r>
        <w:rPr>
          <w:rFonts w:ascii="Arial" w:hAnsi="Arial" w:cs="Arial"/>
        </w:rPr>
        <w:t xml:space="preserve">Este trabajo sirve como base para la presente investigación, ya que </w:t>
      </w:r>
      <w:ins w:id="44" w:author="Zeudy" w:date="2018-12-17T16:54:00Z">
        <w:r w:rsidR="00624FFE">
          <w:rPr>
            <w:rFonts w:ascii="Arial" w:hAnsi="Arial" w:cs="Arial"/>
          </w:rPr>
          <w:t xml:space="preserve">en </w:t>
        </w:r>
      </w:ins>
      <w:r w:rsidR="00835BEB">
        <w:rPr>
          <w:rFonts w:ascii="Arial" w:hAnsi="Arial" w:cs="Arial"/>
        </w:rPr>
        <w:t>él</w:t>
      </w:r>
      <w:ins w:id="45" w:author="Zeudy" w:date="2018-12-17T16:54:00Z">
        <w:r w:rsidR="00624FFE">
          <w:rPr>
            <w:rFonts w:ascii="Arial" w:hAnsi="Arial" w:cs="Arial"/>
          </w:rPr>
          <w:t xml:space="preserve"> se describe</w:t>
        </w:r>
      </w:ins>
      <w:r w:rsidR="00766E2E">
        <w:rPr>
          <w:rFonts w:ascii="Arial" w:hAnsi="Arial" w:cs="Arial"/>
        </w:rPr>
        <w:t xml:space="preserve"> </w:t>
      </w:r>
      <w:del w:id="46" w:author="Zeudy" w:date="2018-12-17T16:52:00Z">
        <w:r w:rsidDel="00624FFE">
          <w:rPr>
            <w:rFonts w:ascii="Arial" w:hAnsi="Arial" w:cs="Arial"/>
          </w:rPr>
          <w:delText xml:space="preserve">en él se tiene </w:delText>
        </w:r>
      </w:del>
      <w:del w:id="47" w:author="Zeudy" w:date="2018-12-17T16:55:00Z">
        <w:r w:rsidDel="00624FFE">
          <w:rPr>
            <w:rFonts w:ascii="Arial" w:hAnsi="Arial" w:cs="Arial"/>
          </w:rPr>
          <w:delText xml:space="preserve">una amplia base de información que va desde </w:delText>
        </w:r>
      </w:del>
      <w:r>
        <w:rPr>
          <w:rFonts w:ascii="Arial" w:hAnsi="Arial" w:cs="Arial"/>
        </w:rPr>
        <w:t>el uso de datos para el uso de soluciones informáticas hasta el uso del aprendizaje automático para determinar por sí mismo distintas soluciones a diversos problemas que podrían aparecer en la gestión de las operaciones</w:t>
      </w:r>
      <w:ins w:id="48" w:author="Zeudy" w:date="2018-12-17T16:55:00Z">
        <w:r w:rsidR="00624FFE">
          <w:rPr>
            <w:rFonts w:ascii="Arial" w:hAnsi="Arial" w:cs="Arial"/>
          </w:rPr>
          <w:t xml:space="preserve"> petroleras</w:t>
        </w:r>
      </w:ins>
      <w:del w:id="49" w:author="Zeudy" w:date="2018-12-17T16:55:00Z">
        <w:r w:rsidDel="00624FFE">
          <w:rPr>
            <w:rFonts w:ascii="Arial" w:hAnsi="Arial" w:cs="Arial"/>
          </w:rPr>
          <w:delText xml:space="preserve"> petrolíferas</w:delText>
        </w:r>
      </w:del>
      <w:r>
        <w:rPr>
          <w:rFonts w:ascii="Arial" w:hAnsi="Arial" w:cs="Arial"/>
        </w:rPr>
        <w:t>.</w:t>
      </w:r>
      <w:bookmarkEnd w:id="43"/>
    </w:p>
    <w:p w14:paraId="6712E5B8" w14:textId="77777777" w:rsidR="00E71C88" w:rsidRDefault="00E71C88" w:rsidP="00E71C88">
      <w:pPr>
        <w:pStyle w:val="Default"/>
        <w:tabs>
          <w:tab w:val="left" w:pos="5828"/>
        </w:tabs>
        <w:spacing w:line="360" w:lineRule="auto"/>
        <w:ind w:firstLine="284"/>
        <w:jc w:val="both"/>
      </w:pPr>
    </w:p>
    <w:p w14:paraId="5B03C40B" w14:textId="77777777" w:rsidR="00E71C88" w:rsidRPr="000866EA" w:rsidRDefault="00E71C88" w:rsidP="00C93E8B">
      <w:pPr>
        <w:pStyle w:val="ListParagraph"/>
        <w:numPr>
          <w:ilvl w:val="0"/>
          <w:numId w:val="16"/>
        </w:numPr>
        <w:tabs>
          <w:tab w:val="left" w:pos="5828"/>
        </w:tabs>
        <w:spacing w:line="360" w:lineRule="auto"/>
        <w:jc w:val="both"/>
        <w:rPr>
          <w:rFonts w:ascii="Arial" w:hAnsi="Arial" w:cs="Arial"/>
        </w:rPr>
      </w:pPr>
      <w:r w:rsidRPr="000866EA">
        <w:rPr>
          <w:rFonts w:ascii="Arial" w:hAnsi="Arial" w:cs="Arial"/>
          <w:b/>
          <w:bCs/>
          <w:color w:val="000000"/>
          <w:sz w:val="24"/>
          <w:szCs w:val="24"/>
        </w:rPr>
        <w:lastRenderedPageBreak/>
        <w:t xml:space="preserve">Murray,J., Eriksson, K. (2018) “Data Management and Digitalisation: Connecting Subsea Assets in the Digital Space” Documento presentado en </w:t>
      </w:r>
      <w:r w:rsidR="008B3F46" w:rsidRPr="000866EA">
        <w:rPr>
          <w:rFonts w:ascii="Arial" w:hAnsi="Arial" w:cs="Arial"/>
          <w:b/>
          <w:bCs/>
          <w:color w:val="000000"/>
          <w:sz w:val="24"/>
          <w:szCs w:val="24"/>
        </w:rPr>
        <w:t xml:space="preserve">Offshore Techonology Conference de la </w:t>
      </w:r>
      <w:r w:rsidRPr="000866EA">
        <w:rPr>
          <w:rFonts w:ascii="Arial" w:hAnsi="Arial" w:cs="Arial"/>
          <w:b/>
          <w:bCs/>
          <w:color w:val="000000"/>
          <w:sz w:val="24"/>
          <w:szCs w:val="24"/>
        </w:rPr>
        <w:t xml:space="preserve">SPE celebrada en </w:t>
      </w:r>
      <w:r w:rsidR="008B3F46" w:rsidRPr="000866EA">
        <w:rPr>
          <w:rFonts w:ascii="Arial" w:hAnsi="Arial" w:cs="Arial"/>
          <w:b/>
          <w:bCs/>
          <w:color w:val="000000"/>
          <w:sz w:val="24"/>
          <w:szCs w:val="24"/>
        </w:rPr>
        <w:t>Houston</w:t>
      </w:r>
      <w:r w:rsidRPr="000866EA">
        <w:rPr>
          <w:rFonts w:ascii="Arial" w:hAnsi="Arial" w:cs="Arial"/>
          <w:b/>
          <w:bCs/>
          <w:color w:val="000000"/>
          <w:sz w:val="24"/>
          <w:szCs w:val="24"/>
        </w:rPr>
        <w:t xml:space="preserve">, </w:t>
      </w:r>
      <w:r w:rsidR="008B3F46" w:rsidRPr="000866EA">
        <w:rPr>
          <w:rFonts w:ascii="Arial" w:hAnsi="Arial" w:cs="Arial"/>
          <w:b/>
          <w:bCs/>
          <w:color w:val="000000"/>
          <w:sz w:val="24"/>
          <w:szCs w:val="24"/>
        </w:rPr>
        <w:t>Texas</w:t>
      </w:r>
      <w:r w:rsidRPr="000866EA">
        <w:rPr>
          <w:rFonts w:ascii="Arial" w:hAnsi="Arial" w:cs="Arial"/>
          <w:b/>
          <w:bCs/>
          <w:color w:val="000000"/>
          <w:sz w:val="24"/>
          <w:szCs w:val="24"/>
        </w:rPr>
        <w:t>, EE. UU.</w:t>
      </w:r>
    </w:p>
    <w:p w14:paraId="3A84D208" w14:textId="41A1C76D" w:rsidR="00E71C88" w:rsidRPr="00E10633" w:rsidRDefault="00E55AB3" w:rsidP="00E71C88">
      <w:pPr>
        <w:pStyle w:val="Default"/>
        <w:tabs>
          <w:tab w:val="left" w:pos="5828"/>
        </w:tabs>
        <w:spacing w:line="360" w:lineRule="auto"/>
        <w:jc w:val="both"/>
        <w:rPr>
          <w:rFonts w:ascii="Arial" w:hAnsi="Arial" w:cs="Arial"/>
        </w:rPr>
      </w:pPr>
      <w:r w:rsidRPr="004F1746">
        <w:rPr>
          <w:rFonts w:ascii="Arial" w:hAnsi="Arial" w:cs="Arial"/>
        </w:rPr>
        <w:t xml:space="preserve">     </w:t>
      </w:r>
      <w:ins w:id="50" w:author="Zeudy" w:date="2018-12-17T16:56:00Z">
        <w:r w:rsidR="00624FFE">
          <w:rPr>
            <w:rFonts w:ascii="Arial" w:hAnsi="Arial" w:cs="Arial"/>
          </w:rPr>
          <w:t>En este trabajo</w:t>
        </w:r>
      </w:ins>
      <w:r w:rsidR="00E10633">
        <w:rPr>
          <w:rFonts w:ascii="Arial" w:hAnsi="Arial" w:cs="Arial"/>
        </w:rPr>
        <w:t xml:space="preserve"> tuvo como </w:t>
      </w:r>
      <w:del w:id="51" w:author="Zeudy" w:date="2018-12-17T16:56:00Z">
        <w:r w:rsidR="00262290" w:rsidDel="00624FFE">
          <w:rPr>
            <w:rFonts w:ascii="Arial" w:hAnsi="Arial" w:cs="Arial"/>
          </w:rPr>
          <w:delText>E</w:delText>
        </w:r>
        <w:r w:rsidR="00E71C88" w:rsidDel="00624FFE">
          <w:rPr>
            <w:rFonts w:ascii="Arial" w:hAnsi="Arial" w:cs="Arial"/>
          </w:rPr>
          <w:delText>ste</w:delText>
        </w:r>
        <w:r w:rsidR="00262290" w:rsidDel="00624FFE">
          <w:rPr>
            <w:rFonts w:ascii="Arial" w:hAnsi="Arial" w:cs="Arial"/>
          </w:rPr>
          <w:delText xml:space="preserve"> artículo tuvo como </w:delText>
        </w:r>
      </w:del>
      <w:r w:rsidR="00262290">
        <w:rPr>
          <w:rFonts w:ascii="Arial" w:hAnsi="Arial" w:cs="Arial"/>
        </w:rPr>
        <w:t xml:space="preserve">objetivo </w:t>
      </w:r>
      <w:r w:rsidR="00E71C88">
        <w:rPr>
          <w:rFonts w:ascii="Arial" w:hAnsi="Arial" w:cs="Arial"/>
        </w:rPr>
        <w:t xml:space="preserve">analizar los beneficios de la digitalización en las áreas de operación, mantenimiento y actualización en plantas </w:t>
      </w:r>
      <w:commentRangeStart w:id="52"/>
      <w:commentRangeStart w:id="53"/>
      <w:r w:rsidR="00E71C88" w:rsidRPr="000B46D9">
        <w:rPr>
          <w:rFonts w:ascii="Arial" w:hAnsi="Arial" w:cs="Arial"/>
          <w:highlight w:val="yellow"/>
        </w:rPr>
        <w:t>submarinas</w:t>
      </w:r>
      <w:commentRangeEnd w:id="52"/>
      <w:r w:rsidR="00054A51" w:rsidRPr="000B46D9">
        <w:rPr>
          <w:rStyle w:val="CommentReference"/>
          <w:rFonts w:ascii="Calibri" w:eastAsia="Calibri" w:hAnsi="Calibri" w:cs="Times New Roman"/>
          <w:color w:val="auto"/>
          <w:highlight w:val="yellow"/>
        </w:rPr>
        <w:commentReference w:id="52"/>
      </w:r>
      <w:commentRangeEnd w:id="53"/>
      <w:r w:rsidR="00E10633" w:rsidRPr="000B46D9">
        <w:rPr>
          <w:rStyle w:val="CommentReference"/>
          <w:rFonts w:ascii="Calibri" w:eastAsia="Calibri" w:hAnsi="Calibri" w:cs="Times New Roman"/>
          <w:color w:val="auto"/>
          <w:highlight w:val="yellow"/>
        </w:rPr>
        <w:commentReference w:id="53"/>
      </w:r>
      <w:r w:rsidR="00E71C88">
        <w:rPr>
          <w:rFonts w:ascii="Arial" w:hAnsi="Arial" w:cs="Arial"/>
        </w:rPr>
        <w:t>. Todo esto con el objetivo de reducir costos y mejorar la optimización de dichas plantas, mediante la implementación de diferentes sistemas basados en datos, como por ejemplo: la conexión de sensores para monitorear el equipo durante la fabricación, almacenamiento, transporte, despliegue y funcionamiento para así proporcionar una visión de las debilidades del mismo, identificar mejoras u operaciones para extender la vida útil del producto y darle al operador toda la información posible reduciendo las alarmas, mejorando la planeación , reduciendo costos de personal y evitando accidentes a futuros.</w:t>
      </w:r>
    </w:p>
    <w:p w14:paraId="147A564C" w14:textId="77777777" w:rsidR="00E71C88" w:rsidRDefault="00E71C88" w:rsidP="00E71C88">
      <w:pPr>
        <w:pStyle w:val="Default"/>
        <w:tabs>
          <w:tab w:val="left" w:pos="5828"/>
        </w:tabs>
        <w:spacing w:line="360" w:lineRule="auto"/>
        <w:ind w:firstLine="284"/>
        <w:jc w:val="both"/>
        <w:rPr>
          <w:rFonts w:ascii="Arial" w:hAnsi="Arial" w:cs="Arial"/>
        </w:rPr>
      </w:pPr>
    </w:p>
    <w:p w14:paraId="344D6FD6" w14:textId="3647CA83" w:rsidR="00E71C88" w:rsidRDefault="00E71C88" w:rsidP="00E71C88">
      <w:pPr>
        <w:pStyle w:val="Default"/>
        <w:tabs>
          <w:tab w:val="left" w:pos="5828"/>
        </w:tabs>
        <w:spacing w:line="360" w:lineRule="auto"/>
        <w:ind w:firstLine="284"/>
        <w:jc w:val="both"/>
        <w:rPr>
          <w:rFonts w:ascii="Arial" w:hAnsi="Arial" w:cs="Arial"/>
        </w:rPr>
      </w:pPr>
      <w:r>
        <w:rPr>
          <w:rFonts w:ascii="Arial" w:hAnsi="Arial" w:cs="Arial"/>
        </w:rPr>
        <w:t xml:space="preserve">Este trabajo sirve como base para la presente investigación, </w:t>
      </w:r>
      <w:commentRangeStart w:id="54"/>
      <w:r w:rsidRPr="009F74A1">
        <w:rPr>
          <w:rFonts w:ascii="Arial" w:hAnsi="Arial" w:cs="Arial"/>
          <w:highlight w:val="yellow"/>
        </w:rPr>
        <w:t xml:space="preserve">ya que se muestra el objetivo de la misma </w:t>
      </w:r>
      <w:commentRangeEnd w:id="54"/>
      <w:r w:rsidR="00550F33" w:rsidRPr="009F74A1">
        <w:rPr>
          <w:rStyle w:val="CommentReference"/>
          <w:rFonts w:ascii="Calibri" w:eastAsia="Calibri" w:hAnsi="Calibri" w:cs="Times New Roman"/>
          <w:color w:val="auto"/>
          <w:highlight w:val="yellow"/>
        </w:rPr>
        <w:commentReference w:id="54"/>
      </w:r>
      <w:bookmarkStart w:id="55" w:name="_GoBack"/>
      <w:bookmarkEnd w:id="55"/>
      <w:r>
        <w:rPr>
          <w:rFonts w:ascii="Arial" w:hAnsi="Arial" w:cs="Arial"/>
        </w:rPr>
        <w:t>y provee gran información de los pasos a seguir para completarla, al querer digitalizar diferentes áreas que, debido a la gran cantidad de datos y cambios que se producen en las mismas,</w:t>
      </w:r>
      <w:r w:rsidR="00262290">
        <w:rPr>
          <w:rFonts w:ascii="Arial" w:hAnsi="Arial" w:cs="Arial"/>
        </w:rPr>
        <w:t xml:space="preserve"> </w:t>
      </w:r>
      <w:r>
        <w:rPr>
          <w:rFonts w:ascii="Arial" w:hAnsi="Arial" w:cs="Arial"/>
        </w:rPr>
        <w:t xml:space="preserve">se hace difícil una optimización </w:t>
      </w:r>
      <w:r w:rsidR="00550F33">
        <w:rPr>
          <w:rFonts w:ascii="Arial" w:hAnsi="Arial" w:cs="Arial"/>
        </w:rPr>
        <w:t>óptima</w:t>
      </w:r>
      <w:r>
        <w:rPr>
          <w:rFonts w:ascii="Arial" w:hAnsi="Arial" w:cs="Arial"/>
        </w:rPr>
        <w:t xml:space="preserve"> o planeación de riesgo. </w:t>
      </w:r>
    </w:p>
    <w:p w14:paraId="19C8307F" w14:textId="77777777" w:rsidR="00C81DFE" w:rsidRDefault="00C81DFE" w:rsidP="00E71C88">
      <w:pPr>
        <w:pStyle w:val="Default"/>
        <w:tabs>
          <w:tab w:val="left" w:pos="5828"/>
        </w:tabs>
        <w:spacing w:line="360" w:lineRule="auto"/>
        <w:ind w:firstLine="284"/>
        <w:jc w:val="both"/>
        <w:rPr>
          <w:rFonts w:ascii="Arial" w:hAnsi="Arial" w:cs="Arial"/>
        </w:rPr>
      </w:pPr>
    </w:p>
    <w:p w14:paraId="2FF9441E" w14:textId="77777777" w:rsidR="00C81DFE" w:rsidRPr="000866EA" w:rsidRDefault="00C81DFE" w:rsidP="00C93E8B">
      <w:pPr>
        <w:pStyle w:val="ListParagraph"/>
        <w:numPr>
          <w:ilvl w:val="0"/>
          <w:numId w:val="17"/>
        </w:numPr>
        <w:tabs>
          <w:tab w:val="left" w:pos="5828"/>
        </w:tabs>
        <w:spacing w:line="360" w:lineRule="auto"/>
        <w:jc w:val="both"/>
        <w:rPr>
          <w:rFonts w:ascii="Arial" w:hAnsi="Arial" w:cs="Arial"/>
          <w:b/>
          <w:bCs/>
          <w:color w:val="000000"/>
          <w:sz w:val="24"/>
          <w:szCs w:val="24"/>
        </w:rPr>
      </w:pPr>
      <w:r w:rsidRPr="000866EA">
        <w:rPr>
          <w:rFonts w:ascii="Arial" w:hAnsi="Arial" w:cs="Arial"/>
          <w:b/>
          <w:bCs/>
          <w:color w:val="000000"/>
          <w:sz w:val="24"/>
          <w:szCs w:val="24"/>
        </w:rPr>
        <w:t>Urdaneta, J. (2017). PROGRAMA COMPUTARIZADO PARA LA DETERMINACIÓN DE LOS TIEMPOS PRODUCTIVOS Y NO PRODUCTIVOS DURANTE LAS OPERACIONES DE PERFORACIÓN DIRECCIONAL EN POZOS DEL ÁREA LAGUNILLAS-BACHAQUERO. Trabajo de Grado presentado ante la Ilustre Universidad del Zulia para optar al Grado Académico de Magíster Scientiarum en Ingeniería de Petróleo.</w:t>
      </w:r>
    </w:p>
    <w:p w14:paraId="08B6ED6C" w14:textId="77777777" w:rsidR="00C81DFE" w:rsidRDefault="00C81DFE" w:rsidP="00C81DFE">
      <w:pPr>
        <w:pStyle w:val="BodyText"/>
        <w:spacing w:before="6"/>
        <w:rPr>
          <w:sz w:val="35"/>
        </w:rPr>
      </w:pPr>
    </w:p>
    <w:p w14:paraId="6CBEF663" w14:textId="656E712D" w:rsidR="00C81DFE" w:rsidRPr="00C81DFE" w:rsidRDefault="00E4148C" w:rsidP="00C81DFE">
      <w:pPr>
        <w:pStyle w:val="Default"/>
        <w:tabs>
          <w:tab w:val="left" w:pos="5828"/>
        </w:tabs>
        <w:spacing w:line="360" w:lineRule="auto"/>
        <w:jc w:val="both"/>
        <w:rPr>
          <w:rFonts w:ascii="Arial" w:hAnsi="Arial" w:cs="Arial"/>
        </w:rPr>
      </w:pPr>
      <w:r w:rsidRPr="004F1746">
        <w:rPr>
          <w:rFonts w:ascii="Arial" w:hAnsi="Arial" w:cs="Arial"/>
        </w:rPr>
        <w:t xml:space="preserve">     </w:t>
      </w:r>
      <w:r w:rsidR="00C81DFE" w:rsidRPr="00C81DFE">
        <w:rPr>
          <w:rFonts w:ascii="Arial" w:hAnsi="Arial" w:cs="Arial"/>
        </w:rPr>
        <w:t xml:space="preserve">Esta investigación tuvo como propósito diseñar un programa computarizado para la determinación de los tiempos productivos y no productivos durante las operaciones de perforación direccional en pozos del área Lagunillas-Bachaquero. Se utilizaron técnicas </w:t>
      </w:r>
      <w:r w:rsidR="00C81DFE" w:rsidRPr="00C81DFE">
        <w:rPr>
          <w:rFonts w:ascii="Arial" w:hAnsi="Arial" w:cs="Arial"/>
        </w:rPr>
        <w:lastRenderedPageBreak/>
        <w:t>de observación y revisión documental para el desarrollo de este trabajo. Se contó con información de cuatro pozos del área como muestra</w:t>
      </w:r>
      <w:del w:id="56" w:author="Zeudy" w:date="2018-12-17T16:59:00Z">
        <w:r w:rsidR="00C81DFE" w:rsidRPr="00C81DFE" w:rsidDel="00054A51">
          <w:rPr>
            <w:rFonts w:ascii="Arial" w:hAnsi="Arial" w:cs="Arial"/>
          </w:rPr>
          <w:delText xml:space="preserve">, </w:delText>
        </w:r>
      </w:del>
      <w:ins w:id="57" w:author="Zeudy" w:date="2018-12-17T16:59:00Z">
        <w:r w:rsidR="00054A51">
          <w:rPr>
            <w:rFonts w:ascii="Arial" w:hAnsi="Arial" w:cs="Arial"/>
          </w:rPr>
          <w:t>.</w:t>
        </w:r>
        <w:r w:rsidR="00054A51" w:rsidRPr="00C81DFE">
          <w:rPr>
            <w:rFonts w:ascii="Arial" w:hAnsi="Arial" w:cs="Arial"/>
          </w:rPr>
          <w:t xml:space="preserve"> </w:t>
        </w:r>
      </w:ins>
      <w:r w:rsidR="00C81DFE" w:rsidRPr="00C81DFE">
        <w:rPr>
          <w:rFonts w:ascii="Arial" w:hAnsi="Arial" w:cs="Arial"/>
        </w:rPr>
        <w:t>Se desarrollaron cinco fases, se recopilo la información necesaria y se realizó una descripción de los problemas operacionales del área, se identificaron y se clasificaron en tablas los tiempo productivos y no productivos durante la construcción de los pozos de para luego realizar un estudio estadístico de la incidencia de estos tiempos, además de analizar el efecto de los problemas operacionales en la trayectoria de los pozos por lo que se comparara con la planificación inicial a través de un programa de análisis de perforación que permite el monitoreo diario de dicha trayectoria.</w:t>
      </w:r>
    </w:p>
    <w:p w14:paraId="74FF2FF8" w14:textId="77777777" w:rsidR="00C81DFE" w:rsidRPr="00C81DFE" w:rsidRDefault="00C81DFE" w:rsidP="00C81DFE">
      <w:pPr>
        <w:pStyle w:val="Default"/>
        <w:tabs>
          <w:tab w:val="left" w:pos="5828"/>
        </w:tabs>
        <w:spacing w:line="360" w:lineRule="auto"/>
        <w:jc w:val="both"/>
        <w:rPr>
          <w:rFonts w:ascii="Arial" w:hAnsi="Arial" w:cs="Arial"/>
        </w:rPr>
      </w:pPr>
    </w:p>
    <w:p w14:paraId="7CE02E9B" w14:textId="77777777" w:rsidR="00C81DFE" w:rsidRDefault="00E4148C" w:rsidP="00C81DFE">
      <w:pPr>
        <w:pStyle w:val="Default"/>
        <w:tabs>
          <w:tab w:val="left" w:pos="5828"/>
        </w:tabs>
        <w:spacing w:line="360" w:lineRule="auto"/>
        <w:jc w:val="both"/>
        <w:rPr>
          <w:rFonts w:ascii="Arial" w:hAnsi="Arial" w:cs="Arial"/>
        </w:rPr>
      </w:pPr>
      <w:r w:rsidRPr="004F1746">
        <w:rPr>
          <w:rFonts w:ascii="Arial" w:hAnsi="Arial" w:cs="Arial"/>
        </w:rPr>
        <w:t xml:space="preserve">     </w:t>
      </w:r>
      <w:r w:rsidR="00C81DFE" w:rsidRPr="00C81DFE">
        <w:rPr>
          <w:rFonts w:ascii="Arial" w:hAnsi="Arial" w:cs="Arial"/>
        </w:rPr>
        <w:t>Esta investigación representó una guía para el desarrollo del presente trabajo, ya que ambos tienen como objetivo el desarrollo de un programa computarizado.</w:t>
      </w:r>
    </w:p>
    <w:p w14:paraId="3F68F7B4" w14:textId="77777777" w:rsidR="000400F9" w:rsidRDefault="000400F9" w:rsidP="00C81DFE">
      <w:pPr>
        <w:pStyle w:val="Default"/>
        <w:tabs>
          <w:tab w:val="left" w:pos="5828"/>
        </w:tabs>
        <w:spacing w:line="360" w:lineRule="auto"/>
        <w:jc w:val="both"/>
        <w:rPr>
          <w:rFonts w:ascii="Arial" w:hAnsi="Arial" w:cs="Arial"/>
        </w:rPr>
      </w:pPr>
    </w:p>
    <w:p w14:paraId="38F396EC" w14:textId="77777777" w:rsidR="000400F9" w:rsidRPr="007B2BFF" w:rsidRDefault="000400F9" w:rsidP="00C93E8B">
      <w:pPr>
        <w:pStyle w:val="ListParagraph"/>
        <w:numPr>
          <w:ilvl w:val="0"/>
          <w:numId w:val="18"/>
        </w:numPr>
        <w:tabs>
          <w:tab w:val="left" w:pos="5828"/>
        </w:tabs>
        <w:spacing w:line="360" w:lineRule="auto"/>
        <w:jc w:val="both"/>
        <w:rPr>
          <w:rFonts w:ascii="Arial" w:hAnsi="Arial" w:cs="Arial"/>
          <w:lang w:val="en-US"/>
        </w:rPr>
      </w:pPr>
      <w:r w:rsidRPr="007B2BFF">
        <w:rPr>
          <w:rFonts w:ascii="Arial" w:hAnsi="Arial" w:cs="Arial"/>
          <w:b/>
          <w:bCs/>
          <w:color w:val="000000"/>
          <w:sz w:val="24"/>
          <w:szCs w:val="24"/>
          <w:lang w:val="en-US"/>
        </w:rPr>
        <w:t>Temizel,C., Putra,D. (2018) “Effective Use of Data-Driven Methods in Brown Fields” Documento presentado en Russian Petroleum Technology Conference de la SPE celebrada en Moscow, Russia.</w:t>
      </w:r>
    </w:p>
    <w:p w14:paraId="73F1B01A" w14:textId="77777777" w:rsidR="002D738A" w:rsidRDefault="002D738A" w:rsidP="002D738A">
      <w:pPr>
        <w:pStyle w:val="ListParagraph"/>
        <w:tabs>
          <w:tab w:val="left" w:pos="5828"/>
        </w:tabs>
        <w:spacing w:line="360" w:lineRule="auto"/>
        <w:jc w:val="both"/>
        <w:rPr>
          <w:rFonts w:ascii="Arial" w:hAnsi="Arial" w:cs="Arial"/>
          <w:b/>
          <w:bCs/>
          <w:color w:val="000000"/>
          <w:sz w:val="24"/>
          <w:szCs w:val="24"/>
          <w:highlight w:val="yellow"/>
          <w:lang w:val="en-US"/>
        </w:rPr>
      </w:pPr>
    </w:p>
    <w:p w14:paraId="19FDC385" w14:textId="77949409" w:rsidR="002D738A" w:rsidRPr="0074305F" w:rsidRDefault="0074305F" w:rsidP="0074305F">
      <w:pPr>
        <w:tabs>
          <w:tab w:val="left" w:pos="5828"/>
        </w:tabs>
        <w:spacing w:line="360" w:lineRule="auto"/>
        <w:jc w:val="both"/>
        <w:rPr>
          <w:rFonts w:ascii="Arial" w:eastAsia="Times New Roman" w:hAnsi="Arial" w:cs="Arial"/>
          <w:color w:val="000000"/>
          <w:sz w:val="24"/>
          <w:szCs w:val="24"/>
        </w:rPr>
      </w:pPr>
      <w:r w:rsidRPr="00AA0B63">
        <w:rPr>
          <w:rFonts w:ascii="Arial" w:hAnsi="Arial" w:cs="Arial"/>
          <w:lang w:val="en-US"/>
        </w:rPr>
        <w:t xml:space="preserve">     </w:t>
      </w:r>
      <w:r w:rsidR="00212464" w:rsidRPr="0074305F">
        <w:rPr>
          <w:rFonts w:ascii="Arial" w:eastAsia="Times New Roman" w:hAnsi="Arial" w:cs="Arial"/>
          <w:color w:val="000000"/>
          <w:sz w:val="24"/>
          <w:szCs w:val="24"/>
        </w:rPr>
        <w:t>Con el fin de disminuir el riesgo y proporcionar una mejor visión, este trabajo tuvo como finalidad la creación de una base de datos histórica bien organizada.</w:t>
      </w:r>
      <w:r w:rsidR="00F25A13" w:rsidRPr="0074305F">
        <w:rPr>
          <w:rFonts w:ascii="Arial" w:eastAsia="Times New Roman" w:hAnsi="Arial" w:cs="Arial"/>
          <w:color w:val="000000"/>
          <w:sz w:val="24"/>
          <w:szCs w:val="24"/>
        </w:rPr>
        <w:t xml:space="preserve"> Diversas </w:t>
      </w:r>
      <w:r w:rsidR="002D738A" w:rsidRPr="0074305F">
        <w:rPr>
          <w:rFonts w:ascii="Arial" w:eastAsia="Times New Roman" w:hAnsi="Arial" w:cs="Arial"/>
          <w:color w:val="000000"/>
          <w:sz w:val="24"/>
          <w:szCs w:val="24"/>
        </w:rPr>
        <w:t>facetas y problemas están presentes en las opera</w:t>
      </w:r>
      <w:r w:rsidR="00212464" w:rsidRPr="0074305F">
        <w:rPr>
          <w:rFonts w:ascii="Arial" w:eastAsia="Times New Roman" w:hAnsi="Arial" w:cs="Arial"/>
          <w:color w:val="000000"/>
          <w:sz w:val="24"/>
          <w:szCs w:val="24"/>
        </w:rPr>
        <w:t>ciones de los campos petroleros</w:t>
      </w:r>
      <w:r w:rsidR="002D738A" w:rsidRPr="0074305F">
        <w:rPr>
          <w:rFonts w:ascii="Arial" w:eastAsia="Times New Roman" w:hAnsi="Arial" w:cs="Arial"/>
          <w:color w:val="000000"/>
          <w:sz w:val="24"/>
          <w:szCs w:val="24"/>
        </w:rPr>
        <w:t xml:space="preserve">, debido a que la toma de decisiones es un proceso crucial que garantiza la viabilidad operativa. Esto es crítico especialmente en el desarrollo de nuevos campos. Se puede obtener una comprensión de la relación causa-efecto entre los atributos y el resultado de las operaciones de campo a través de las estadísticas. A través del uso de métodos estadísticos, existe la oportunidad de convertir grandes cantidades de datos en conocimiento para una toma de decisiones eficiente. Desafortunadamente, la falta de una base de datos histórica bien organizada limita el uso de estos datos para obtener mejores resultados. Los reservorios, al ser sistemas físicamente complejos o tener relaciones completas entre las causas (atributos) y los efectos (resultados), podrían utilizar un modelo estadístico basado en múltiples atributos que permitirá mejores resultados de acciones futuras a través de una mejor toma de decisiones. </w:t>
      </w:r>
    </w:p>
    <w:p w14:paraId="37427259" w14:textId="77777777" w:rsidR="00F25A13" w:rsidRDefault="00F25A13" w:rsidP="00F25A13">
      <w:pPr>
        <w:pStyle w:val="ListParagraph"/>
        <w:tabs>
          <w:tab w:val="left" w:pos="5828"/>
        </w:tabs>
        <w:spacing w:line="360" w:lineRule="auto"/>
        <w:jc w:val="both"/>
        <w:rPr>
          <w:rFonts w:ascii="Arial" w:eastAsia="Times New Roman" w:hAnsi="Arial" w:cs="Arial"/>
          <w:color w:val="000000"/>
          <w:sz w:val="24"/>
          <w:szCs w:val="24"/>
        </w:rPr>
      </w:pPr>
    </w:p>
    <w:p w14:paraId="0B29A08B" w14:textId="77777777" w:rsidR="00130CF7" w:rsidRDefault="00F25A13" w:rsidP="00F25A13">
      <w:pPr>
        <w:pStyle w:val="Default"/>
        <w:tabs>
          <w:tab w:val="left" w:pos="5828"/>
        </w:tabs>
        <w:spacing w:line="360" w:lineRule="auto"/>
        <w:ind w:firstLine="284"/>
        <w:jc w:val="both"/>
        <w:rPr>
          <w:rFonts w:ascii="Arial" w:hAnsi="Arial" w:cs="Arial"/>
        </w:rPr>
      </w:pPr>
      <w:r>
        <w:rPr>
          <w:rFonts w:ascii="Arial" w:hAnsi="Arial" w:cs="Arial"/>
        </w:rPr>
        <w:t>Este trabajo sirve como base para la</w:t>
      </w:r>
      <w:r w:rsidR="00130CF7">
        <w:rPr>
          <w:rFonts w:ascii="Arial" w:hAnsi="Arial" w:cs="Arial"/>
        </w:rPr>
        <w:t xml:space="preserve"> presente investigación, ya que </w:t>
      </w:r>
      <w:r>
        <w:rPr>
          <w:rFonts w:ascii="Arial" w:hAnsi="Arial" w:cs="Arial"/>
        </w:rPr>
        <w:t xml:space="preserve">él </w:t>
      </w:r>
      <w:r w:rsidR="00130CF7">
        <w:rPr>
          <w:rFonts w:ascii="Arial" w:hAnsi="Arial" w:cs="Arial"/>
        </w:rPr>
        <w:t xml:space="preserve">tiene como propósito </w:t>
      </w:r>
      <w:r w:rsidR="00130CF7" w:rsidRPr="00130CF7">
        <w:rPr>
          <w:rFonts w:ascii="Arial" w:hAnsi="Arial" w:cs="Arial"/>
        </w:rPr>
        <w:t xml:space="preserve">controlar las operaciones de petróleo y gas para la máxima recuperación posible de un </w:t>
      </w:r>
      <w:r w:rsidR="00130CF7">
        <w:rPr>
          <w:rFonts w:ascii="Arial" w:hAnsi="Arial" w:cs="Arial"/>
        </w:rPr>
        <w:t xml:space="preserve">yacimiento </w:t>
      </w:r>
      <w:r w:rsidR="00130CF7" w:rsidRPr="00130CF7">
        <w:rPr>
          <w:rFonts w:ascii="Arial" w:hAnsi="Arial" w:cs="Arial"/>
        </w:rPr>
        <w:t xml:space="preserve">con base </w:t>
      </w:r>
      <w:r w:rsidR="00130CF7">
        <w:rPr>
          <w:rFonts w:ascii="Arial" w:hAnsi="Arial" w:cs="Arial"/>
        </w:rPr>
        <w:t xml:space="preserve">a </w:t>
      </w:r>
      <w:r w:rsidR="00130CF7" w:rsidRPr="00130CF7">
        <w:rPr>
          <w:rFonts w:ascii="Arial" w:hAnsi="Arial" w:cs="Arial"/>
        </w:rPr>
        <w:t>la información disponible. El modelado y la simulación de yacimientos, los proyectos de inyección de agua, el pronóstico de producción de campo utilizando el análisis de la curva de</w:t>
      </w:r>
      <w:r w:rsidR="00130CF7">
        <w:rPr>
          <w:rFonts w:ascii="Arial" w:hAnsi="Arial" w:cs="Arial"/>
        </w:rPr>
        <w:t xml:space="preserve"> disminución son algunos </w:t>
      </w:r>
      <w:r w:rsidR="00130CF7" w:rsidRPr="00130CF7">
        <w:rPr>
          <w:rFonts w:ascii="Arial" w:hAnsi="Arial" w:cs="Arial"/>
        </w:rPr>
        <w:t xml:space="preserve">ejemplos que utilizan modelos basados ​​en </w:t>
      </w:r>
      <w:r w:rsidR="001A1796">
        <w:rPr>
          <w:rFonts w:ascii="Arial" w:hAnsi="Arial" w:cs="Arial"/>
        </w:rPr>
        <w:t xml:space="preserve">los </w:t>
      </w:r>
      <w:r w:rsidR="00130CF7" w:rsidRPr="00130CF7">
        <w:rPr>
          <w:rFonts w:ascii="Arial" w:hAnsi="Arial" w:cs="Arial"/>
        </w:rPr>
        <w:t xml:space="preserve">datos </w:t>
      </w:r>
      <w:r w:rsidR="001A1796">
        <w:rPr>
          <w:rFonts w:ascii="Arial" w:hAnsi="Arial" w:cs="Arial"/>
        </w:rPr>
        <w:t>d</w:t>
      </w:r>
      <w:r w:rsidR="00130CF7" w:rsidRPr="00130CF7">
        <w:rPr>
          <w:rFonts w:ascii="Arial" w:hAnsi="Arial" w:cs="Arial"/>
        </w:rPr>
        <w:t>e la industria petrolera.</w:t>
      </w:r>
    </w:p>
    <w:p w14:paraId="5700B0AA" w14:textId="77777777" w:rsidR="00821275" w:rsidRPr="00F25A13" w:rsidRDefault="00821275" w:rsidP="00C81DFE">
      <w:pPr>
        <w:pStyle w:val="Default"/>
        <w:tabs>
          <w:tab w:val="left" w:pos="5828"/>
        </w:tabs>
        <w:spacing w:line="360" w:lineRule="auto"/>
        <w:jc w:val="both"/>
        <w:rPr>
          <w:rFonts w:ascii="Arial" w:hAnsi="Arial" w:cs="Arial"/>
          <w:lang w:val="es-VE"/>
        </w:rPr>
      </w:pPr>
    </w:p>
    <w:p w14:paraId="50863E20" w14:textId="77777777" w:rsidR="00F4064D" w:rsidRDefault="00F4064D" w:rsidP="006048BF">
      <w:pPr>
        <w:pStyle w:val="ListParagraph"/>
        <w:numPr>
          <w:ilvl w:val="1"/>
          <w:numId w:val="11"/>
        </w:numPr>
        <w:spacing w:after="0" w:line="360" w:lineRule="auto"/>
        <w:jc w:val="both"/>
        <w:outlineLvl w:val="0"/>
        <w:rPr>
          <w:rFonts w:ascii="Arial" w:hAnsi="Arial" w:cs="Arial"/>
          <w:b/>
          <w:sz w:val="24"/>
          <w:szCs w:val="24"/>
        </w:rPr>
      </w:pPr>
      <w:bookmarkStart w:id="58" w:name="_Toc516404810"/>
      <w:r w:rsidRPr="00B84159">
        <w:rPr>
          <w:rFonts w:ascii="Arial" w:hAnsi="Arial" w:cs="Arial"/>
          <w:b/>
          <w:sz w:val="24"/>
          <w:szCs w:val="24"/>
        </w:rPr>
        <w:t>Población y muestra</w:t>
      </w:r>
      <w:bookmarkEnd w:id="58"/>
    </w:p>
    <w:p w14:paraId="6F243CC6" w14:textId="77777777" w:rsidR="00F30AAB" w:rsidRPr="00B84159" w:rsidRDefault="00F30AAB" w:rsidP="00F30AAB">
      <w:pPr>
        <w:pStyle w:val="ListParagraph"/>
        <w:spacing w:after="0" w:line="360" w:lineRule="auto"/>
        <w:ind w:left="717"/>
        <w:jc w:val="both"/>
        <w:outlineLvl w:val="0"/>
        <w:rPr>
          <w:rFonts w:ascii="Arial" w:hAnsi="Arial" w:cs="Arial"/>
          <w:b/>
          <w:sz w:val="24"/>
          <w:szCs w:val="24"/>
        </w:rPr>
      </w:pPr>
    </w:p>
    <w:p w14:paraId="293A62FC" w14:textId="3E08DA84" w:rsidR="00E22632" w:rsidRPr="00C41A23" w:rsidRDefault="00F4064D" w:rsidP="00F4064D">
      <w:pPr>
        <w:autoSpaceDE w:val="0"/>
        <w:autoSpaceDN w:val="0"/>
        <w:adjustRightInd w:val="0"/>
        <w:spacing w:after="0" w:line="360" w:lineRule="auto"/>
        <w:jc w:val="both"/>
        <w:rPr>
          <w:rFonts w:ascii="Arial" w:hAnsi="Arial" w:cs="Arial"/>
          <w:sz w:val="24"/>
          <w:szCs w:val="24"/>
        </w:rPr>
      </w:pPr>
      <w:r w:rsidRPr="00C41A23">
        <w:rPr>
          <w:rFonts w:ascii="Arial" w:hAnsi="Arial" w:cs="Arial"/>
          <w:sz w:val="24"/>
          <w:szCs w:val="24"/>
        </w:rPr>
        <w:t xml:space="preserve">     La población según Arias (2012) es un conjunto finito o infinito de elementos con características comunes para las cuales podrán ser aplicadas las conclusiones de la </w:t>
      </w:r>
      <w:r w:rsidRPr="00E174F0">
        <w:rPr>
          <w:rFonts w:ascii="Arial" w:hAnsi="Arial" w:cs="Arial"/>
          <w:sz w:val="24"/>
          <w:szCs w:val="24"/>
        </w:rPr>
        <w:t>investigación. Ésta queda delimitada por el problema y por los objetivos del estudio.</w:t>
      </w:r>
      <w:r w:rsidRPr="00C41A23">
        <w:rPr>
          <w:rFonts w:ascii="Arial" w:hAnsi="Arial" w:cs="Arial"/>
          <w:sz w:val="24"/>
          <w:szCs w:val="24"/>
        </w:rPr>
        <w:t xml:space="preserve"> En el presente estudio, la población está representada por los</w:t>
      </w:r>
      <w:r w:rsidR="007E5B44" w:rsidRPr="00C41A23">
        <w:rPr>
          <w:rFonts w:ascii="Arial" w:hAnsi="Arial" w:cs="Arial"/>
          <w:sz w:val="24"/>
          <w:szCs w:val="24"/>
        </w:rPr>
        <w:t xml:space="preserve"> </w:t>
      </w:r>
      <w:r w:rsidR="00341C28" w:rsidRPr="00C41A23">
        <w:rPr>
          <w:rFonts w:ascii="Arial" w:hAnsi="Arial" w:cs="Arial"/>
          <w:sz w:val="24"/>
          <w:szCs w:val="24"/>
        </w:rPr>
        <w:t>15</w:t>
      </w:r>
      <w:r w:rsidR="007E5B44" w:rsidRPr="00C41A23">
        <w:rPr>
          <w:rFonts w:ascii="Arial" w:hAnsi="Arial" w:cs="Arial"/>
          <w:sz w:val="24"/>
          <w:szCs w:val="24"/>
        </w:rPr>
        <w:t>00</w:t>
      </w:r>
      <w:r w:rsidR="002F71FB" w:rsidRPr="00C41A23">
        <w:rPr>
          <w:rFonts w:ascii="Arial" w:hAnsi="Arial" w:cs="Arial"/>
          <w:sz w:val="24"/>
          <w:szCs w:val="24"/>
        </w:rPr>
        <w:t xml:space="preserve"> </w:t>
      </w:r>
      <w:r w:rsidRPr="00C41A23">
        <w:rPr>
          <w:rFonts w:ascii="Arial" w:hAnsi="Arial" w:cs="Arial"/>
          <w:sz w:val="24"/>
          <w:szCs w:val="24"/>
        </w:rPr>
        <w:t>pozos</w:t>
      </w:r>
      <w:r w:rsidR="00722528" w:rsidRPr="00C41A23">
        <w:rPr>
          <w:rFonts w:ascii="Arial" w:hAnsi="Arial" w:cs="Arial"/>
          <w:sz w:val="24"/>
          <w:szCs w:val="24"/>
        </w:rPr>
        <w:t xml:space="preserve"> categorías 1 y 2</w:t>
      </w:r>
      <w:r w:rsidRPr="00C41A23">
        <w:rPr>
          <w:rFonts w:ascii="Arial" w:hAnsi="Arial" w:cs="Arial"/>
          <w:sz w:val="24"/>
          <w:szCs w:val="24"/>
        </w:rPr>
        <w:t xml:space="preserve"> de </w:t>
      </w:r>
      <w:r w:rsidR="00341C28" w:rsidRPr="00C41A23">
        <w:rPr>
          <w:rFonts w:ascii="Arial" w:hAnsi="Arial" w:cs="Arial"/>
          <w:sz w:val="24"/>
          <w:szCs w:val="24"/>
        </w:rPr>
        <w:t>la</w:t>
      </w:r>
      <w:r w:rsidR="00722528" w:rsidRPr="00C41A23">
        <w:rPr>
          <w:rFonts w:ascii="Arial" w:hAnsi="Arial" w:cs="Arial"/>
          <w:sz w:val="24"/>
          <w:szCs w:val="24"/>
        </w:rPr>
        <w:t xml:space="preserve"> unidad d</w:t>
      </w:r>
      <w:r w:rsidRPr="00C41A23">
        <w:rPr>
          <w:rFonts w:ascii="Arial" w:hAnsi="Arial" w:cs="Arial"/>
          <w:sz w:val="24"/>
          <w:szCs w:val="24"/>
        </w:rPr>
        <w:t>e producc</w:t>
      </w:r>
      <w:r w:rsidR="00550F33">
        <w:rPr>
          <w:rFonts w:ascii="Arial" w:hAnsi="Arial" w:cs="Arial"/>
          <w:sz w:val="24"/>
          <w:szCs w:val="24"/>
        </w:rPr>
        <w:t>ión del Campo L</w:t>
      </w:r>
      <w:r w:rsidR="00C41A23">
        <w:rPr>
          <w:rFonts w:ascii="Arial" w:hAnsi="Arial" w:cs="Arial"/>
          <w:sz w:val="24"/>
          <w:szCs w:val="24"/>
        </w:rPr>
        <w:t>agunillas.</w:t>
      </w:r>
    </w:p>
    <w:p w14:paraId="3FF436C9" w14:textId="77777777" w:rsidR="00591A84" w:rsidRPr="00C41A23" w:rsidRDefault="00591A84" w:rsidP="00F4064D">
      <w:pPr>
        <w:autoSpaceDE w:val="0"/>
        <w:autoSpaceDN w:val="0"/>
        <w:adjustRightInd w:val="0"/>
        <w:spacing w:after="0" w:line="360" w:lineRule="auto"/>
        <w:jc w:val="both"/>
        <w:rPr>
          <w:rFonts w:ascii="Arial" w:hAnsi="Arial" w:cs="Arial"/>
          <w:sz w:val="24"/>
          <w:szCs w:val="24"/>
        </w:rPr>
      </w:pPr>
    </w:p>
    <w:p w14:paraId="16E6A3AD" w14:textId="1FCE1A0C" w:rsidR="00F4064D" w:rsidRPr="00C41A23" w:rsidRDefault="00F4064D" w:rsidP="00F4064D">
      <w:pPr>
        <w:autoSpaceDE w:val="0"/>
        <w:autoSpaceDN w:val="0"/>
        <w:adjustRightInd w:val="0"/>
        <w:spacing w:after="0" w:line="360" w:lineRule="auto"/>
        <w:jc w:val="both"/>
        <w:rPr>
          <w:rFonts w:ascii="Arial" w:hAnsi="Arial" w:cs="Arial"/>
          <w:sz w:val="24"/>
          <w:szCs w:val="24"/>
        </w:rPr>
      </w:pPr>
      <w:r w:rsidRPr="00C41A23">
        <w:rPr>
          <w:rFonts w:ascii="Arial" w:hAnsi="Arial" w:cs="Arial"/>
          <w:sz w:val="24"/>
          <w:szCs w:val="24"/>
        </w:rPr>
        <w:t xml:space="preserve">     </w:t>
      </w:r>
      <w:r w:rsidR="003D3E73" w:rsidRPr="00C41A23">
        <w:rPr>
          <w:rFonts w:ascii="Arial" w:hAnsi="Arial" w:cs="Arial"/>
          <w:sz w:val="24"/>
          <w:szCs w:val="24"/>
        </w:rPr>
        <w:t>Asimismo, para Arias (2012)</w:t>
      </w:r>
      <w:r w:rsidR="00F81389" w:rsidRPr="00C41A23">
        <w:rPr>
          <w:rFonts w:ascii="Arial" w:hAnsi="Arial" w:cs="Arial"/>
          <w:sz w:val="24"/>
          <w:szCs w:val="24"/>
        </w:rPr>
        <w:t xml:space="preserve"> </w:t>
      </w:r>
      <w:r w:rsidR="003D3E73" w:rsidRPr="00C41A23">
        <w:rPr>
          <w:rFonts w:ascii="Arial" w:hAnsi="Arial" w:cs="Arial"/>
          <w:sz w:val="24"/>
          <w:szCs w:val="24"/>
        </w:rPr>
        <w:t xml:space="preserve">la muestra se define como “un subconjunto representativo y finito que se extrae de la población accesible”. </w:t>
      </w:r>
      <w:commentRangeStart w:id="59"/>
      <w:commentRangeStart w:id="60"/>
      <w:r w:rsidRPr="00C41A23">
        <w:rPr>
          <w:rFonts w:ascii="Arial" w:hAnsi="Arial" w:cs="Arial"/>
          <w:sz w:val="24"/>
          <w:szCs w:val="24"/>
        </w:rPr>
        <w:t xml:space="preserve">En esta investigación, la muestra está conformada por </w:t>
      </w:r>
      <w:r w:rsidR="00D12359" w:rsidRPr="00C41A23">
        <w:rPr>
          <w:rFonts w:ascii="Arial" w:hAnsi="Arial" w:cs="Arial"/>
          <w:sz w:val="24"/>
          <w:szCs w:val="24"/>
        </w:rPr>
        <w:t>3</w:t>
      </w:r>
      <w:r w:rsidR="001E0ECB" w:rsidRPr="00C41A23">
        <w:rPr>
          <w:rFonts w:ascii="Arial" w:hAnsi="Arial" w:cs="Arial"/>
          <w:sz w:val="24"/>
          <w:szCs w:val="24"/>
        </w:rPr>
        <w:t>0</w:t>
      </w:r>
      <w:r w:rsidR="00D12359" w:rsidRPr="00C41A23">
        <w:rPr>
          <w:rFonts w:ascii="Arial" w:hAnsi="Arial" w:cs="Arial"/>
          <w:sz w:val="24"/>
          <w:szCs w:val="24"/>
        </w:rPr>
        <w:t xml:space="preserve"> </w:t>
      </w:r>
      <w:r w:rsidRPr="00C41A23">
        <w:rPr>
          <w:rFonts w:ascii="Arial" w:hAnsi="Arial" w:cs="Arial"/>
          <w:sz w:val="24"/>
          <w:szCs w:val="24"/>
        </w:rPr>
        <w:t>poz</w:t>
      </w:r>
      <w:r w:rsidR="00DA780C" w:rsidRPr="00C41A23">
        <w:rPr>
          <w:rFonts w:ascii="Arial" w:hAnsi="Arial" w:cs="Arial"/>
          <w:sz w:val="24"/>
          <w:szCs w:val="24"/>
        </w:rPr>
        <w:t>os los cuales están asociados a</w:t>
      </w:r>
      <w:r w:rsidR="00D12359" w:rsidRPr="00C41A23">
        <w:rPr>
          <w:rFonts w:ascii="Arial" w:hAnsi="Arial" w:cs="Arial"/>
          <w:sz w:val="24"/>
          <w:szCs w:val="24"/>
        </w:rPr>
        <w:t>l</w:t>
      </w:r>
      <w:r w:rsidR="00DA780C" w:rsidRPr="00C41A23">
        <w:rPr>
          <w:rFonts w:ascii="Arial" w:hAnsi="Arial" w:cs="Arial"/>
          <w:sz w:val="24"/>
          <w:szCs w:val="24"/>
        </w:rPr>
        <w:t xml:space="preserve"> área Norte de la unidad de producción</w:t>
      </w:r>
      <w:r w:rsidR="00D12359" w:rsidRPr="00C41A23">
        <w:rPr>
          <w:rFonts w:ascii="Arial" w:hAnsi="Arial" w:cs="Arial"/>
          <w:sz w:val="24"/>
          <w:szCs w:val="24"/>
        </w:rPr>
        <w:t>,</w:t>
      </w:r>
      <w:r w:rsidR="00A17503">
        <w:rPr>
          <w:rFonts w:ascii="Arial" w:hAnsi="Arial" w:cs="Arial"/>
          <w:sz w:val="24"/>
          <w:szCs w:val="24"/>
        </w:rPr>
        <w:t xml:space="preserve"> </w:t>
      </w:r>
      <w:r w:rsidR="00D12359" w:rsidRPr="00C41A23">
        <w:rPr>
          <w:rFonts w:ascii="Arial" w:hAnsi="Arial" w:cs="Arial"/>
          <w:sz w:val="24"/>
          <w:szCs w:val="24"/>
        </w:rPr>
        <w:t xml:space="preserve"> </w:t>
      </w:r>
      <w:r w:rsidRPr="00C41A23">
        <w:rPr>
          <w:rFonts w:ascii="Arial" w:hAnsi="Arial" w:cs="Arial"/>
          <w:sz w:val="24"/>
          <w:szCs w:val="24"/>
        </w:rPr>
        <w:t>que serán mo</w:t>
      </w:r>
      <w:r w:rsidR="00DA780C" w:rsidRPr="00C41A23">
        <w:rPr>
          <w:rFonts w:ascii="Arial" w:hAnsi="Arial" w:cs="Arial"/>
          <w:sz w:val="24"/>
          <w:szCs w:val="24"/>
        </w:rPr>
        <w:t xml:space="preserve">nitoreados </w:t>
      </w:r>
      <w:r w:rsidR="00C41A23">
        <w:rPr>
          <w:rFonts w:ascii="Arial" w:hAnsi="Arial" w:cs="Arial"/>
          <w:sz w:val="24"/>
          <w:szCs w:val="24"/>
        </w:rPr>
        <w:t>por la metodología planteada</w:t>
      </w:r>
      <w:r w:rsidRPr="00C41A23">
        <w:rPr>
          <w:rFonts w:ascii="Arial" w:hAnsi="Arial" w:cs="Arial"/>
          <w:sz w:val="24"/>
          <w:szCs w:val="24"/>
        </w:rPr>
        <w:t>.</w:t>
      </w:r>
      <w:commentRangeEnd w:id="59"/>
      <w:r w:rsidR="00054A51">
        <w:rPr>
          <w:rStyle w:val="CommentReference"/>
        </w:rPr>
        <w:commentReference w:id="59"/>
      </w:r>
      <w:commentRangeEnd w:id="60"/>
      <w:r w:rsidR="00760727">
        <w:rPr>
          <w:rStyle w:val="CommentReference"/>
        </w:rPr>
        <w:commentReference w:id="60"/>
      </w:r>
      <w:r w:rsidR="00A17503">
        <w:rPr>
          <w:rFonts w:ascii="Arial" w:hAnsi="Arial" w:cs="Arial"/>
          <w:sz w:val="24"/>
          <w:szCs w:val="24"/>
        </w:rPr>
        <w:t xml:space="preserve"> Los cuales fueron seleccionados por ser los pozos de mayor interés para los planes de explotación, es en ellos donde más frecuentemente se toman la mayoría de los registros involucrados además de ser solicitud de la gerencia operativa iniciar la metodología en los pozos mencionados. </w:t>
      </w:r>
    </w:p>
    <w:p w14:paraId="2921D17B" w14:textId="77777777" w:rsidR="00F4064D" w:rsidRPr="00B84159" w:rsidRDefault="00F4064D" w:rsidP="002D458E">
      <w:pPr>
        <w:tabs>
          <w:tab w:val="left" w:pos="5828"/>
        </w:tabs>
        <w:jc w:val="both"/>
        <w:rPr>
          <w:rFonts w:ascii="Arial" w:hAnsi="Arial" w:cs="Arial"/>
          <w:sz w:val="24"/>
          <w:szCs w:val="24"/>
        </w:rPr>
      </w:pPr>
    </w:p>
    <w:p w14:paraId="116E26EA" w14:textId="77777777" w:rsidR="009E5602" w:rsidRDefault="00E864B5" w:rsidP="009E5602">
      <w:pPr>
        <w:pStyle w:val="ListParagraph"/>
        <w:numPr>
          <w:ilvl w:val="1"/>
          <w:numId w:val="11"/>
        </w:numPr>
        <w:autoSpaceDE w:val="0"/>
        <w:autoSpaceDN w:val="0"/>
        <w:adjustRightInd w:val="0"/>
        <w:spacing w:after="0" w:line="360" w:lineRule="auto"/>
        <w:jc w:val="both"/>
        <w:outlineLvl w:val="0"/>
        <w:rPr>
          <w:rFonts w:ascii="Arial" w:hAnsi="Arial" w:cs="Arial"/>
          <w:b/>
          <w:sz w:val="24"/>
          <w:szCs w:val="24"/>
        </w:rPr>
      </w:pPr>
      <w:bookmarkStart w:id="61" w:name="_Toc516404811"/>
      <w:commentRangeStart w:id="62"/>
      <w:commentRangeStart w:id="63"/>
      <w:r w:rsidRPr="009E5602">
        <w:rPr>
          <w:rFonts w:ascii="Arial" w:hAnsi="Arial" w:cs="Arial"/>
          <w:b/>
          <w:sz w:val="24"/>
          <w:szCs w:val="24"/>
        </w:rPr>
        <w:t>Procedimiento metodológico de la investigación</w:t>
      </w:r>
      <w:bookmarkEnd w:id="61"/>
      <w:commentRangeEnd w:id="62"/>
      <w:r w:rsidR="00054A51">
        <w:rPr>
          <w:rStyle w:val="CommentReference"/>
        </w:rPr>
        <w:commentReference w:id="62"/>
      </w:r>
      <w:commentRangeEnd w:id="63"/>
      <w:r w:rsidR="004B24BF">
        <w:rPr>
          <w:rStyle w:val="CommentReference"/>
        </w:rPr>
        <w:commentReference w:id="63"/>
      </w:r>
    </w:p>
    <w:p w14:paraId="5C3C5FEE" w14:textId="77777777" w:rsidR="00F30AAB" w:rsidRPr="009E5602" w:rsidRDefault="00F30AAB" w:rsidP="00F30AAB">
      <w:pPr>
        <w:pStyle w:val="ListParagraph"/>
        <w:autoSpaceDE w:val="0"/>
        <w:autoSpaceDN w:val="0"/>
        <w:adjustRightInd w:val="0"/>
        <w:spacing w:after="0" w:line="360" w:lineRule="auto"/>
        <w:ind w:left="717"/>
        <w:jc w:val="both"/>
        <w:outlineLvl w:val="0"/>
        <w:rPr>
          <w:rFonts w:ascii="Arial" w:hAnsi="Arial" w:cs="Arial"/>
          <w:b/>
          <w:sz w:val="24"/>
          <w:szCs w:val="24"/>
        </w:rPr>
      </w:pPr>
    </w:p>
    <w:p w14:paraId="49D7A092" w14:textId="77777777" w:rsidR="00E864B5" w:rsidRDefault="00E864B5" w:rsidP="00E864B5">
      <w:pPr>
        <w:autoSpaceDE w:val="0"/>
        <w:autoSpaceDN w:val="0"/>
        <w:adjustRightInd w:val="0"/>
        <w:spacing w:after="0" w:line="360" w:lineRule="auto"/>
        <w:jc w:val="both"/>
        <w:rPr>
          <w:rFonts w:ascii="Arial" w:hAnsi="Arial" w:cs="Arial"/>
          <w:sz w:val="24"/>
          <w:szCs w:val="24"/>
        </w:rPr>
      </w:pPr>
      <w:r w:rsidRPr="00B84159">
        <w:rPr>
          <w:rFonts w:ascii="Arial" w:hAnsi="Arial" w:cs="Arial"/>
          <w:sz w:val="24"/>
          <w:szCs w:val="24"/>
        </w:rPr>
        <w:t xml:space="preserve">     </w:t>
      </w:r>
      <w:r w:rsidRPr="00B84159">
        <w:rPr>
          <w:rFonts w:ascii="Arial" w:hAnsi="Arial" w:cs="Arial"/>
          <w:sz w:val="24"/>
          <w:szCs w:val="24"/>
          <w:lang w:val="es-VE"/>
        </w:rPr>
        <w:t>En la elaboración del</w:t>
      </w:r>
      <w:r w:rsidRPr="00B84159">
        <w:rPr>
          <w:rFonts w:ascii="Arial" w:hAnsi="Arial" w:cs="Arial"/>
          <w:sz w:val="24"/>
          <w:szCs w:val="24"/>
        </w:rPr>
        <w:t xml:space="preserve"> proyecto de investigación, es necesario establecer una serie de actividades con secuencia lógica, que tienen como finalidad guiar la investigación hasta alcanzar los objetivos trazados; estas actividades son las siguientes:</w:t>
      </w:r>
    </w:p>
    <w:p w14:paraId="13390BCC" w14:textId="77777777" w:rsidR="00F30AAB" w:rsidRDefault="00F30AAB" w:rsidP="00E864B5">
      <w:pPr>
        <w:autoSpaceDE w:val="0"/>
        <w:autoSpaceDN w:val="0"/>
        <w:adjustRightInd w:val="0"/>
        <w:spacing w:after="0" w:line="360" w:lineRule="auto"/>
        <w:jc w:val="both"/>
        <w:rPr>
          <w:rFonts w:ascii="Arial" w:hAnsi="Arial" w:cs="Arial"/>
          <w:sz w:val="24"/>
          <w:szCs w:val="24"/>
        </w:rPr>
      </w:pPr>
    </w:p>
    <w:p w14:paraId="31984B18" w14:textId="23FB98B8" w:rsidR="00B21A97" w:rsidRDefault="00C41A23" w:rsidP="007A1FD3">
      <w:pPr>
        <w:pStyle w:val="Prrafodelista2"/>
        <w:numPr>
          <w:ilvl w:val="0"/>
          <w:numId w:val="15"/>
        </w:numPr>
        <w:jc w:val="both"/>
        <w:rPr>
          <w:rFonts w:eastAsia="Calibri" w:cs="Arial"/>
          <w:sz w:val="24"/>
          <w:lang w:val="es-VE"/>
        </w:rPr>
      </w:pPr>
      <w:r w:rsidRPr="00A35D73">
        <w:rPr>
          <w:rFonts w:eastAsia="Calibri" w:cs="Arial"/>
          <w:sz w:val="24"/>
          <w:lang w:val="es-VE"/>
        </w:rPr>
        <w:t>Recopilación de</w:t>
      </w:r>
      <w:r w:rsidR="00B6080E" w:rsidRPr="00A35D73">
        <w:rPr>
          <w:rFonts w:eastAsia="Calibri" w:cs="Arial"/>
          <w:sz w:val="24"/>
          <w:lang w:val="es-VE"/>
        </w:rPr>
        <w:t>l</w:t>
      </w:r>
      <w:r w:rsidRPr="00A35D73">
        <w:rPr>
          <w:rFonts w:eastAsia="Calibri" w:cs="Arial"/>
          <w:sz w:val="24"/>
          <w:lang w:val="es-VE"/>
        </w:rPr>
        <w:t xml:space="preserve"> material bibliográfic</w:t>
      </w:r>
      <w:r w:rsidR="00323F64" w:rsidRPr="00A35D73">
        <w:rPr>
          <w:rFonts w:eastAsia="Calibri" w:cs="Arial"/>
          <w:sz w:val="24"/>
          <w:lang w:val="es-VE"/>
        </w:rPr>
        <w:t>o</w:t>
      </w:r>
      <w:r w:rsidRPr="00A35D73">
        <w:rPr>
          <w:rFonts w:eastAsia="Calibri" w:cs="Arial"/>
          <w:sz w:val="24"/>
          <w:lang w:val="es-VE"/>
        </w:rPr>
        <w:t xml:space="preserve"> asociado a optimización de pozos con método de le</w:t>
      </w:r>
      <w:r w:rsidR="00B6080E" w:rsidRPr="00A35D73">
        <w:rPr>
          <w:rFonts w:eastAsia="Calibri" w:cs="Arial"/>
          <w:sz w:val="24"/>
          <w:lang w:val="es-VE"/>
        </w:rPr>
        <w:t>vantamiento por bombeo mecánico y evaluado con</w:t>
      </w:r>
      <w:r w:rsidR="00B21A97" w:rsidRPr="00A35D73">
        <w:rPr>
          <w:rFonts w:eastAsia="Calibri" w:cs="Arial"/>
          <w:sz w:val="24"/>
          <w:lang w:val="es-VE"/>
        </w:rPr>
        <w:t xml:space="preserve"> tecnología </w:t>
      </w:r>
      <w:r w:rsidR="00B6080E" w:rsidRPr="00A35D73">
        <w:rPr>
          <w:rFonts w:eastAsia="Calibri" w:cs="Arial"/>
          <w:sz w:val="24"/>
          <w:lang w:val="es-VE"/>
        </w:rPr>
        <w:t xml:space="preserve"> </w:t>
      </w:r>
      <w:r w:rsidR="00B6080E" w:rsidRPr="00550F33">
        <w:rPr>
          <w:rFonts w:eastAsia="Calibri" w:cs="Arial"/>
          <w:i/>
          <w:sz w:val="24"/>
          <w:lang w:val="es-VE"/>
        </w:rPr>
        <w:t>Echometer</w:t>
      </w:r>
      <w:r w:rsidR="00B21A97" w:rsidRPr="00A35D73">
        <w:rPr>
          <w:rFonts w:eastAsia="Calibri" w:cs="Arial"/>
          <w:sz w:val="24"/>
          <w:lang w:val="es-VE"/>
        </w:rPr>
        <w:t xml:space="preserve">, </w:t>
      </w:r>
      <w:r w:rsidR="00B6080E" w:rsidRPr="00A35D73">
        <w:rPr>
          <w:rFonts w:eastAsia="Calibri" w:cs="Arial"/>
          <w:sz w:val="24"/>
          <w:lang w:val="es-VE"/>
        </w:rPr>
        <w:t>bajo diversas condiciones geográficas y tendencias de producción.</w:t>
      </w:r>
    </w:p>
    <w:p w14:paraId="061EA091" w14:textId="77777777" w:rsidR="00A35D73" w:rsidRPr="00A35D73" w:rsidRDefault="00A35D73" w:rsidP="00A35D73">
      <w:pPr>
        <w:pStyle w:val="Prrafodelista2"/>
        <w:ind w:left="1080"/>
        <w:jc w:val="both"/>
        <w:rPr>
          <w:rFonts w:eastAsia="Calibri" w:cs="Arial"/>
          <w:sz w:val="24"/>
          <w:lang w:val="es-VE"/>
        </w:rPr>
      </w:pPr>
    </w:p>
    <w:p w14:paraId="552CA3E5" w14:textId="482553A6" w:rsidR="00A35D73" w:rsidRPr="00A35D73" w:rsidRDefault="00C41A23" w:rsidP="00A35D73">
      <w:pPr>
        <w:pStyle w:val="Prrafodelista2"/>
        <w:numPr>
          <w:ilvl w:val="0"/>
          <w:numId w:val="15"/>
        </w:numPr>
        <w:autoSpaceDE w:val="0"/>
        <w:autoSpaceDN w:val="0"/>
        <w:adjustRightInd w:val="0"/>
        <w:spacing w:line="360" w:lineRule="auto"/>
        <w:jc w:val="both"/>
        <w:rPr>
          <w:rFonts w:cs="Arial"/>
          <w:sz w:val="24"/>
        </w:rPr>
      </w:pPr>
      <w:r w:rsidRPr="00323F64">
        <w:rPr>
          <w:rFonts w:eastAsia="Calibri" w:cs="Arial"/>
          <w:sz w:val="24"/>
          <w:lang w:val="es-VE"/>
        </w:rPr>
        <w:t>Evaluación de las variables</w:t>
      </w:r>
      <w:r w:rsidR="00B6080E" w:rsidRPr="00323F64">
        <w:rPr>
          <w:rFonts w:eastAsia="Calibri" w:cs="Arial"/>
          <w:sz w:val="24"/>
          <w:lang w:val="es-VE"/>
        </w:rPr>
        <w:t xml:space="preserve"> operacionales </w:t>
      </w:r>
      <w:r w:rsidRPr="00323F64">
        <w:rPr>
          <w:rFonts w:eastAsia="Calibri" w:cs="Arial"/>
          <w:sz w:val="24"/>
          <w:lang w:val="es-VE"/>
        </w:rPr>
        <w:t xml:space="preserve">a ser registradas </w:t>
      </w:r>
      <w:r w:rsidR="00B21A97" w:rsidRPr="00323F64">
        <w:rPr>
          <w:rFonts w:eastAsia="Calibri" w:cs="Arial"/>
          <w:sz w:val="24"/>
          <w:lang w:val="es-VE"/>
        </w:rPr>
        <w:t>siguiendo metodologías universales certificadas por casa matriz de la herramienta (</w:t>
      </w:r>
      <w:r w:rsidR="00B21A97" w:rsidRPr="00550F33">
        <w:rPr>
          <w:rFonts w:eastAsia="Calibri" w:cs="Arial"/>
          <w:i/>
          <w:sz w:val="24"/>
          <w:lang w:val="es-VE"/>
        </w:rPr>
        <w:t>Echometer Co.</w:t>
      </w:r>
      <w:r w:rsidR="00B21A97" w:rsidRPr="00323F64">
        <w:rPr>
          <w:rFonts w:eastAsia="Calibri" w:cs="Arial"/>
          <w:sz w:val="24"/>
          <w:lang w:val="es-VE"/>
        </w:rPr>
        <w:t>) y aceptadas en el proceso de optimización y producción de hidrocarburos.</w:t>
      </w:r>
    </w:p>
    <w:p w14:paraId="5F299DC7" w14:textId="3DE12460" w:rsidR="00323F64" w:rsidRPr="00323F64" w:rsidRDefault="00A453C7" w:rsidP="00F62FC2">
      <w:pPr>
        <w:pStyle w:val="Prrafodelista2"/>
        <w:numPr>
          <w:ilvl w:val="0"/>
          <w:numId w:val="15"/>
        </w:numPr>
        <w:autoSpaceDE w:val="0"/>
        <w:autoSpaceDN w:val="0"/>
        <w:adjustRightInd w:val="0"/>
        <w:spacing w:line="360" w:lineRule="auto"/>
        <w:jc w:val="both"/>
        <w:rPr>
          <w:rFonts w:cs="Arial"/>
          <w:sz w:val="24"/>
        </w:rPr>
      </w:pPr>
      <w:r w:rsidRPr="00323F64">
        <w:rPr>
          <w:rFonts w:cs="Arial"/>
          <w:sz w:val="24"/>
        </w:rPr>
        <w:t xml:space="preserve">Generación del flujograma de trabajo </w:t>
      </w:r>
      <w:r w:rsidR="00323F64" w:rsidRPr="00323F64">
        <w:rPr>
          <w:rFonts w:cs="Arial"/>
          <w:sz w:val="24"/>
        </w:rPr>
        <w:t xml:space="preserve">lo cual permitirá poder determinar los diversos puntos de entrada de información, el formato y protocolo que estos deben cumplir y el </w:t>
      </w:r>
      <w:r w:rsidR="00323F64">
        <w:rPr>
          <w:rFonts w:cs="Arial"/>
          <w:sz w:val="24"/>
        </w:rPr>
        <w:t>dis</w:t>
      </w:r>
      <w:r w:rsidR="00323F64" w:rsidRPr="00323F64">
        <w:rPr>
          <w:rFonts w:cs="Arial"/>
          <w:sz w:val="24"/>
        </w:rPr>
        <w:t>e</w:t>
      </w:r>
      <w:r w:rsidR="00323F64">
        <w:rPr>
          <w:rFonts w:cs="Arial"/>
          <w:sz w:val="24"/>
        </w:rPr>
        <w:t>ñ</w:t>
      </w:r>
      <w:r w:rsidR="00323F64" w:rsidRPr="00323F64">
        <w:rPr>
          <w:rFonts w:cs="Arial"/>
          <w:sz w:val="24"/>
        </w:rPr>
        <w:t>o del sistema de red para el integrador.</w:t>
      </w:r>
    </w:p>
    <w:p w14:paraId="71B63CC9" w14:textId="17527C98" w:rsidR="00F30AAB" w:rsidRPr="00F30AAB" w:rsidRDefault="00C41A23" w:rsidP="008C7FB0">
      <w:pPr>
        <w:pStyle w:val="ListParagraph"/>
        <w:numPr>
          <w:ilvl w:val="0"/>
          <w:numId w:val="15"/>
        </w:numPr>
        <w:autoSpaceDE w:val="0"/>
        <w:autoSpaceDN w:val="0"/>
        <w:adjustRightInd w:val="0"/>
        <w:spacing w:after="0" w:line="360" w:lineRule="auto"/>
        <w:jc w:val="both"/>
        <w:rPr>
          <w:rFonts w:ascii="Arial" w:hAnsi="Arial" w:cs="Arial"/>
          <w:sz w:val="24"/>
          <w:szCs w:val="24"/>
        </w:rPr>
      </w:pPr>
      <w:r w:rsidRPr="00F30AAB">
        <w:rPr>
          <w:rFonts w:ascii="Arial" w:hAnsi="Arial" w:cs="Arial"/>
          <w:sz w:val="24"/>
          <w:szCs w:val="24"/>
        </w:rPr>
        <w:t>Desarrollo conceptual del algoritmo de análisis para el maquetado de los módulos de la aplicación</w:t>
      </w:r>
      <w:r w:rsidR="00A453C7" w:rsidRPr="00F30AAB">
        <w:rPr>
          <w:rFonts w:ascii="Arial" w:hAnsi="Arial" w:cs="Arial"/>
          <w:sz w:val="24"/>
          <w:szCs w:val="24"/>
        </w:rPr>
        <w:t>.</w:t>
      </w:r>
    </w:p>
    <w:p w14:paraId="7CBC1325" w14:textId="3015D72C" w:rsidR="0036582F" w:rsidRDefault="00A453C7" w:rsidP="0036582F">
      <w:pPr>
        <w:pStyle w:val="ListParagraph"/>
        <w:numPr>
          <w:ilvl w:val="0"/>
          <w:numId w:val="15"/>
        </w:numPr>
        <w:autoSpaceDE w:val="0"/>
        <w:autoSpaceDN w:val="0"/>
        <w:adjustRightInd w:val="0"/>
        <w:spacing w:after="0" w:line="360" w:lineRule="auto"/>
        <w:jc w:val="both"/>
        <w:rPr>
          <w:rFonts w:ascii="Arial" w:hAnsi="Arial" w:cs="Arial"/>
          <w:sz w:val="24"/>
          <w:szCs w:val="24"/>
        </w:rPr>
      </w:pPr>
      <w:r>
        <w:rPr>
          <w:rFonts w:ascii="Arial" w:hAnsi="Arial" w:cs="Arial"/>
          <w:sz w:val="24"/>
          <w:szCs w:val="24"/>
        </w:rPr>
        <w:t>S</w:t>
      </w:r>
      <w:r w:rsidR="00C41A23">
        <w:rPr>
          <w:rFonts w:ascii="Arial" w:hAnsi="Arial" w:cs="Arial"/>
          <w:sz w:val="24"/>
          <w:szCs w:val="24"/>
        </w:rPr>
        <w:t>elección del lenguaje de programación y/o del motor de bases de datos.</w:t>
      </w:r>
    </w:p>
    <w:p w14:paraId="77FD7A03" w14:textId="28298533" w:rsidR="00A453C7" w:rsidRDefault="00A453C7" w:rsidP="0036582F">
      <w:pPr>
        <w:pStyle w:val="ListParagraph"/>
        <w:numPr>
          <w:ilvl w:val="0"/>
          <w:numId w:val="15"/>
        </w:numPr>
        <w:autoSpaceDE w:val="0"/>
        <w:autoSpaceDN w:val="0"/>
        <w:adjustRightInd w:val="0"/>
        <w:spacing w:after="0" w:line="360" w:lineRule="auto"/>
        <w:jc w:val="both"/>
        <w:rPr>
          <w:rFonts w:ascii="Arial" w:hAnsi="Arial" w:cs="Arial"/>
          <w:sz w:val="24"/>
          <w:szCs w:val="24"/>
        </w:rPr>
      </w:pPr>
      <w:r>
        <w:rPr>
          <w:rFonts w:ascii="Arial" w:hAnsi="Arial" w:cs="Arial"/>
          <w:sz w:val="24"/>
          <w:szCs w:val="24"/>
        </w:rPr>
        <w:t>Configurac</w:t>
      </w:r>
      <w:r w:rsidR="00323F64">
        <w:rPr>
          <w:rFonts w:ascii="Arial" w:hAnsi="Arial" w:cs="Arial"/>
          <w:sz w:val="24"/>
          <w:szCs w:val="24"/>
        </w:rPr>
        <w:t>ión del servidor a ser utilizado</w:t>
      </w:r>
      <w:r>
        <w:rPr>
          <w:rFonts w:ascii="Arial" w:hAnsi="Arial" w:cs="Arial"/>
          <w:sz w:val="24"/>
          <w:szCs w:val="24"/>
        </w:rPr>
        <w:t>.</w:t>
      </w:r>
    </w:p>
    <w:p w14:paraId="101D10A0" w14:textId="77777777" w:rsidR="00A453C7" w:rsidRDefault="00A453C7" w:rsidP="0036582F">
      <w:pPr>
        <w:pStyle w:val="ListParagraph"/>
        <w:numPr>
          <w:ilvl w:val="0"/>
          <w:numId w:val="15"/>
        </w:numPr>
        <w:autoSpaceDE w:val="0"/>
        <w:autoSpaceDN w:val="0"/>
        <w:adjustRightInd w:val="0"/>
        <w:spacing w:after="0" w:line="360" w:lineRule="auto"/>
        <w:jc w:val="both"/>
        <w:rPr>
          <w:rFonts w:ascii="Arial" w:hAnsi="Arial" w:cs="Arial"/>
          <w:sz w:val="24"/>
          <w:szCs w:val="24"/>
        </w:rPr>
      </w:pPr>
      <w:r>
        <w:rPr>
          <w:rFonts w:ascii="Arial" w:hAnsi="Arial" w:cs="Arial"/>
          <w:sz w:val="24"/>
          <w:szCs w:val="24"/>
        </w:rPr>
        <w:t>Evaluación de la aplicación desarrollada.</w:t>
      </w:r>
    </w:p>
    <w:p w14:paraId="7C5AFC9B" w14:textId="736D3314" w:rsidR="00552AAB" w:rsidRPr="00A453C7" w:rsidRDefault="00A453C7" w:rsidP="00A453C7">
      <w:pPr>
        <w:pStyle w:val="ListParagraph"/>
        <w:numPr>
          <w:ilvl w:val="0"/>
          <w:numId w:val="15"/>
        </w:numPr>
        <w:autoSpaceDE w:val="0"/>
        <w:autoSpaceDN w:val="0"/>
        <w:adjustRightInd w:val="0"/>
        <w:spacing w:after="0" w:line="360" w:lineRule="auto"/>
        <w:rPr>
          <w:rFonts w:ascii="Arial" w:hAnsi="Arial" w:cs="Arial"/>
          <w:lang w:val="es-VE"/>
        </w:rPr>
        <w:sectPr w:rsidR="00552AAB" w:rsidRPr="00A453C7" w:rsidSect="00863C69">
          <w:pgSz w:w="12240" w:h="15840"/>
          <w:pgMar w:top="1440" w:right="1440" w:bottom="1440" w:left="1440" w:header="720" w:footer="720" w:gutter="0"/>
          <w:cols w:space="720"/>
          <w:docGrid w:linePitch="360"/>
        </w:sectPr>
      </w:pPr>
      <w:r w:rsidRPr="00A453C7">
        <w:rPr>
          <w:rFonts w:ascii="Arial" w:hAnsi="Arial" w:cs="Arial"/>
          <w:sz w:val="24"/>
          <w:szCs w:val="24"/>
        </w:rPr>
        <w:t xml:space="preserve">Generación de las recomendaciones.  </w:t>
      </w:r>
    </w:p>
    <w:p w14:paraId="4999D067" w14:textId="77777777" w:rsidR="00396BF1" w:rsidRPr="004E5360" w:rsidRDefault="00863C69" w:rsidP="009D10B7">
      <w:pPr>
        <w:pStyle w:val="ListParagraph"/>
        <w:numPr>
          <w:ilvl w:val="1"/>
          <w:numId w:val="11"/>
        </w:numPr>
        <w:autoSpaceDE w:val="0"/>
        <w:autoSpaceDN w:val="0"/>
        <w:adjustRightInd w:val="0"/>
        <w:spacing w:after="0" w:line="360" w:lineRule="auto"/>
        <w:jc w:val="both"/>
        <w:outlineLvl w:val="0"/>
        <w:rPr>
          <w:rFonts w:ascii="Arial" w:hAnsi="Arial" w:cs="Arial"/>
          <w:b/>
          <w:sz w:val="24"/>
          <w:szCs w:val="24"/>
        </w:rPr>
      </w:pPr>
      <w:r w:rsidRPr="004E5360">
        <w:rPr>
          <w:rFonts w:ascii="Arial" w:hAnsi="Arial" w:cs="Arial"/>
          <w:b/>
          <w:sz w:val="24"/>
          <w:szCs w:val="24"/>
        </w:rPr>
        <w:lastRenderedPageBreak/>
        <w:t>Cronograma de actividades</w:t>
      </w:r>
    </w:p>
    <w:tbl>
      <w:tblPr>
        <w:tblStyle w:val="TableGrid"/>
        <w:tblpPr w:leftFromText="180" w:rightFromText="180" w:vertAnchor="text" w:horzAnchor="margin" w:tblpY="140"/>
        <w:tblW w:w="13719" w:type="dxa"/>
        <w:tblLook w:val="04A0" w:firstRow="1" w:lastRow="0" w:firstColumn="1" w:lastColumn="0" w:noHBand="0" w:noVBand="1"/>
      </w:tblPr>
      <w:tblGrid>
        <w:gridCol w:w="5380"/>
        <w:gridCol w:w="351"/>
        <w:gridCol w:w="351"/>
        <w:gridCol w:w="351"/>
        <w:gridCol w:w="351"/>
        <w:gridCol w:w="336"/>
        <w:gridCol w:w="336"/>
        <w:gridCol w:w="336"/>
        <w:gridCol w:w="336"/>
        <w:gridCol w:w="336"/>
        <w:gridCol w:w="336"/>
        <w:gridCol w:w="336"/>
        <w:gridCol w:w="336"/>
        <w:gridCol w:w="337"/>
        <w:gridCol w:w="337"/>
        <w:gridCol w:w="336"/>
        <w:gridCol w:w="336"/>
        <w:gridCol w:w="336"/>
        <w:gridCol w:w="336"/>
        <w:gridCol w:w="336"/>
        <w:gridCol w:w="336"/>
        <w:gridCol w:w="368"/>
        <w:gridCol w:w="488"/>
        <w:gridCol w:w="350"/>
        <w:gridCol w:w="351"/>
      </w:tblGrid>
      <w:tr w:rsidR="0028501F" w:rsidRPr="00B84159" w14:paraId="5DD9718E" w14:textId="77777777" w:rsidTr="00657276">
        <w:trPr>
          <w:trHeight w:val="334"/>
        </w:trPr>
        <w:tc>
          <w:tcPr>
            <w:tcW w:w="5379" w:type="dxa"/>
            <w:tcBorders>
              <w:top w:val="single" w:sz="4" w:space="0" w:color="000000"/>
              <w:left w:val="single" w:sz="4" w:space="0" w:color="000000"/>
              <w:bottom w:val="single" w:sz="4" w:space="0" w:color="000000"/>
              <w:right w:val="single" w:sz="4" w:space="0" w:color="000000"/>
            </w:tcBorders>
            <w:shd w:val="clear" w:color="auto" w:fill="62D5EC"/>
            <w:noWrap/>
            <w:vAlign w:val="center"/>
            <w:hideMark/>
          </w:tcPr>
          <w:p w14:paraId="2CDCD044" w14:textId="77777777" w:rsidR="0028501F" w:rsidRPr="00B84159" w:rsidRDefault="0028501F" w:rsidP="009179F0">
            <w:pPr>
              <w:spacing w:after="0" w:line="240" w:lineRule="auto"/>
              <w:jc w:val="center"/>
              <w:rPr>
                <w:rFonts w:ascii="Arial" w:hAnsi="Arial" w:cs="Arial"/>
                <w:b/>
                <w:bCs/>
                <w:color w:val="000000"/>
              </w:rPr>
            </w:pPr>
            <w:r w:rsidRPr="00B84159">
              <w:rPr>
                <w:rFonts w:ascii="Arial" w:hAnsi="Arial" w:cs="Arial"/>
                <w:b/>
                <w:bCs/>
                <w:color w:val="000000"/>
              </w:rPr>
              <w:t>ACTIVIDADES</w:t>
            </w:r>
          </w:p>
        </w:tc>
        <w:tc>
          <w:tcPr>
            <w:tcW w:w="4093" w:type="dxa"/>
            <w:gridSpan w:val="12"/>
            <w:tcBorders>
              <w:top w:val="single" w:sz="4" w:space="0" w:color="auto"/>
              <w:left w:val="single" w:sz="4" w:space="0" w:color="000000"/>
              <w:bottom w:val="single" w:sz="4" w:space="0" w:color="000000"/>
              <w:right w:val="single" w:sz="4" w:space="0" w:color="auto"/>
            </w:tcBorders>
            <w:shd w:val="clear" w:color="auto" w:fill="62D5EC"/>
            <w:vAlign w:val="center"/>
            <w:hideMark/>
          </w:tcPr>
          <w:p w14:paraId="2E2E9A2B" w14:textId="77777777" w:rsidR="0028501F" w:rsidRPr="00B84159" w:rsidRDefault="0028501F" w:rsidP="007B54B3">
            <w:pPr>
              <w:spacing w:after="0" w:line="240" w:lineRule="auto"/>
              <w:jc w:val="center"/>
              <w:rPr>
                <w:rFonts w:ascii="Arial" w:hAnsi="Arial" w:cs="Arial"/>
                <w:b/>
                <w:bCs/>
                <w:color w:val="000000"/>
              </w:rPr>
            </w:pPr>
            <w:r>
              <w:rPr>
                <w:rFonts w:ascii="Arial" w:hAnsi="Arial" w:cs="Arial"/>
                <w:b/>
                <w:bCs/>
                <w:color w:val="000000"/>
              </w:rPr>
              <w:t>2018</w:t>
            </w:r>
          </w:p>
        </w:tc>
        <w:tc>
          <w:tcPr>
            <w:tcW w:w="4247" w:type="dxa"/>
            <w:gridSpan w:val="12"/>
            <w:tcBorders>
              <w:top w:val="single" w:sz="4" w:space="0" w:color="auto"/>
              <w:left w:val="single" w:sz="4" w:space="0" w:color="000000"/>
              <w:bottom w:val="single" w:sz="4" w:space="0" w:color="000000"/>
              <w:right w:val="single" w:sz="4" w:space="0" w:color="auto"/>
            </w:tcBorders>
            <w:shd w:val="clear" w:color="auto" w:fill="62D5EC"/>
            <w:vAlign w:val="center"/>
          </w:tcPr>
          <w:p w14:paraId="4CDD38D0" w14:textId="77777777" w:rsidR="0028501F" w:rsidRDefault="0028501F" w:rsidP="007B54B3">
            <w:pPr>
              <w:spacing w:after="0" w:line="240" w:lineRule="auto"/>
              <w:jc w:val="center"/>
              <w:rPr>
                <w:rFonts w:ascii="Arial" w:hAnsi="Arial" w:cs="Arial"/>
                <w:b/>
                <w:bCs/>
                <w:color w:val="000000"/>
              </w:rPr>
            </w:pPr>
            <w:r>
              <w:rPr>
                <w:rFonts w:ascii="Arial" w:hAnsi="Arial" w:cs="Arial"/>
                <w:b/>
                <w:bCs/>
                <w:color w:val="000000"/>
              </w:rPr>
              <w:t>2019</w:t>
            </w:r>
          </w:p>
        </w:tc>
      </w:tr>
      <w:tr w:rsidR="0028501F" w:rsidRPr="00B84159" w14:paraId="76C667A1" w14:textId="77777777" w:rsidTr="00657276">
        <w:trPr>
          <w:trHeight w:val="334"/>
        </w:trPr>
        <w:tc>
          <w:tcPr>
            <w:tcW w:w="5379" w:type="dxa"/>
            <w:tcBorders>
              <w:top w:val="single" w:sz="4" w:space="0" w:color="000000"/>
              <w:left w:val="single" w:sz="4" w:space="0" w:color="000000"/>
              <w:bottom w:val="single" w:sz="4" w:space="0" w:color="000000"/>
              <w:right w:val="single" w:sz="4" w:space="0" w:color="000000"/>
            </w:tcBorders>
            <w:shd w:val="clear" w:color="auto" w:fill="4ABECE"/>
            <w:noWrap/>
            <w:vAlign w:val="center"/>
            <w:hideMark/>
          </w:tcPr>
          <w:p w14:paraId="79E6474C" w14:textId="77777777" w:rsidR="0028501F" w:rsidRPr="00B84159" w:rsidRDefault="0028501F" w:rsidP="009179F0">
            <w:pPr>
              <w:spacing w:after="0" w:line="240" w:lineRule="auto"/>
              <w:jc w:val="center"/>
              <w:rPr>
                <w:rFonts w:ascii="Arial" w:hAnsi="Arial" w:cs="Arial"/>
                <w:b/>
                <w:bCs/>
                <w:color w:val="000000"/>
              </w:rPr>
            </w:pPr>
            <w:r w:rsidRPr="00B84159">
              <w:rPr>
                <w:rFonts w:ascii="Arial" w:hAnsi="Arial" w:cs="Arial"/>
                <w:b/>
                <w:bCs/>
                <w:color w:val="000000"/>
              </w:rPr>
              <w:t>MESES</w:t>
            </w:r>
          </w:p>
        </w:tc>
        <w:tc>
          <w:tcPr>
            <w:tcW w:w="1364" w:type="dxa"/>
            <w:gridSpan w:val="4"/>
            <w:tcBorders>
              <w:top w:val="single" w:sz="4" w:space="0" w:color="000000"/>
              <w:left w:val="single" w:sz="4" w:space="0" w:color="000000"/>
              <w:bottom w:val="single" w:sz="4" w:space="0" w:color="000000"/>
              <w:right w:val="single" w:sz="4" w:space="0" w:color="000000"/>
            </w:tcBorders>
            <w:shd w:val="clear" w:color="auto" w:fill="4ABECE"/>
            <w:vAlign w:val="center"/>
            <w:hideMark/>
          </w:tcPr>
          <w:p w14:paraId="124A3256" w14:textId="77777777" w:rsidR="0028501F" w:rsidRPr="00B84159" w:rsidRDefault="0028501F" w:rsidP="00E162CE">
            <w:pPr>
              <w:spacing w:after="0" w:line="240" w:lineRule="auto"/>
              <w:jc w:val="center"/>
              <w:rPr>
                <w:rFonts w:ascii="Arial" w:hAnsi="Arial" w:cs="Arial"/>
                <w:b/>
                <w:bCs/>
                <w:color w:val="000000"/>
              </w:rPr>
            </w:pPr>
            <w:r>
              <w:rPr>
                <w:rFonts w:ascii="Arial" w:hAnsi="Arial" w:cs="Arial"/>
                <w:b/>
                <w:bCs/>
                <w:color w:val="000000"/>
              </w:rPr>
              <w:t>Octubre</w:t>
            </w:r>
          </w:p>
        </w:tc>
        <w:tc>
          <w:tcPr>
            <w:tcW w:w="1364" w:type="dxa"/>
            <w:gridSpan w:val="4"/>
            <w:tcBorders>
              <w:top w:val="single" w:sz="4" w:space="0" w:color="000000"/>
              <w:left w:val="single" w:sz="4" w:space="0" w:color="000000"/>
              <w:bottom w:val="single" w:sz="4" w:space="0" w:color="000000"/>
              <w:right w:val="single" w:sz="4" w:space="0" w:color="000000"/>
            </w:tcBorders>
            <w:shd w:val="clear" w:color="auto" w:fill="4ABECE"/>
            <w:vAlign w:val="center"/>
            <w:hideMark/>
          </w:tcPr>
          <w:p w14:paraId="4379CD4E" w14:textId="77777777" w:rsidR="0028501F" w:rsidRPr="00B84159" w:rsidRDefault="0028501F" w:rsidP="009179F0">
            <w:pPr>
              <w:spacing w:after="0" w:line="240" w:lineRule="auto"/>
              <w:jc w:val="center"/>
              <w:rPr>
                <w:rFonts w:ascii="Arial" w:hAnsi="Arial" w:cs="Arial"/>
                <w:b/>
                <w:bCs/>
                <w:color w:val="000000"/>
              </w:rPr>
            </w:pPr>
            <w:r>
              <w:rPr>
                <w:rFonts w:ascii="Arial" w:hAnsi="Arial" w:cs="Arial"/>
                <w:b/>
                <w:bCs/>
                <w:color w:val="000000"/>
              </w:rPr>
              <w:t>Noviembre</w:t>
            </w:r>
          </w:p>
        </w:tc>
        <w:tc>
          <w:tcPr>
            <w:tcW w:w="1364" w:type="dxa"/>
            <w:gridSpan w:val="4"/>
            <w:tcBorders>
              <w:top w:val="single" w:sz="4" w:space="0" w:color="000000"/>
              <w:left w:val="single" w:sz="4" w:space="0" w:color="000000"/>
              <w:bottom w:val="single" w:sz="4" w:space="0" w:color="000000"/>
              <w:right w:val="single" w:sz="4" w:space="0" w:color="auto"/>
            </w:tcBorders>
            <w:shd w:val="clear" w:color="auto" w:fill="4ABECE"/>
            <w:vAlign w:val="center"/>
            <w:hideMark/>
          </w:tcPr>
          <w:p w14:paraId="32C60ECA" w14:textId="77777777" w:rsidR="0028501F" w:rsidRPr="00B84159" w:rsidRDefault="0028501F" w:rsidP="009179F0">
            <w:pPr>
              <w:spacing w:after="0" w:line="240" w:lineRule="auto"/>
              <w:jc w:val="center"/>
              <w:rPr>
                <w:rFonts w:ascii="Arial" w:hAnsi="Arial" w:cs="Arial"/>
                <w:b/>
                <w:bCs/>
                <w:color w:val="000000"/>
              </w:rPr>
            </w:pPr>
            <w:r>
              <w:rPr>
                <w:rFonts w:ascii="Arial" w:hAnsi="Arial" w:cs="Arial"/>
                <w:b/>
                <w:bCs/>
                <w:color w:val="000000"/>
              </w:rPr>
              <w:t>Diciembre</w:t>
            </w:r>
          </w:p>
        </w:tc>
        <w:tc>
          <w:tcPr>
            <w:tcW w:w="1364" w:type="dxa"/>
            <w:gridSpan w:val="4"/>
            <w:tcBorders>
              <w:top w:val="single" w:sz="4" w:space="0" w:color="000000"/>
              <w:left w:val="single" w:sz="4" w:space="0" w:color="auto"/>
              <w:bottom w:val="single" w:sz="4" w:space="0" w:color="000000"/>
              <w:right w:val="single" w:sz="4" w:space="0" w:color="000000"/>
            </w:tcBorders>
            <w:shd w:val="clear" w:color="auto" w:fill="4ABECE"/>
            <w:vAlign w:val="center"/>
            <w:hideMark/>
          </w:tcPr>
          <w:p w14:paraId="733232F9" w14:textId="77777777" w:rsidR="0028501F" w:rsidRPr="00B84159" w:rsidRDefault="0028501F" w:rsidP="009179F0">
            <w:pPr>
              <w:spacing w:after="0" w:line="240" w:lineRule="auto"/>
              <w:jc w:val="center"/>
              <w:rPr>
                <w:rFonts w:ascii="Arial" w:hAnsi="Arial" w:cs="Arial"/>
                <w:b/>
                <w:bCs/>
                <w:color w:val="000000"/>
              </w:rPr>
            </w:pPr>
            <w:r>
              <w:rPr>
                <w:rFonts w:ascii="Arial" w:hAnsi="Arial" w:cs="Arial"/>
                <w:b/>
                <w:bCs/>
                <w:color w:val="000000"/>
              </w:rPr>
              <w:t>Enero</w:t>
            </w:r>
          </w:p>
        </w:tc>
        <w:tc>
          <w:tcPr>
            <w:tcW w:w="1364" w:type="dxa"/>
            <w:gridSpan w:val="4"/>
            <w:tcBorders>
              <w:top w:val="single" w:sz="4" w:space="0" w:color="000000"/>
              <w:left w:val="single" w:sz="4" w:space="0" w:color="000000"/>
              <w:bottom w:val="single" w:sz="4" w:space="0" w:color="000000"/>
              <w:right w:val="single" w:sz="4" w:space="0" w:color="000000"/>
            </w:tcBorders>
            <w:shd w:val="clear" w:color="auto" w:fill="4ABECE"/>
            <w:vAlign w:val="center"/>
            <w:hideMark/>
          </w:tcPr>
          <w:p w14:paraId="67DA6142" w14:textId="77777777" w:rsidR="0028501F" w:rsidRPr="00B84159" w:rsidRDefault="0028501F" w:rsidP="009179F0">
            <w:pPr>
              <w:spacing w:after="0" w:line="240" w:lineRule="auto"/>
              <w:jc w:val="center"/>
              <w:rPr>
                <w:rFonts w:ascii="Arial" w:hAnsi="Arial" w:cs="Arial"/>
                <w:b/>
                <w:bCs/>
                <w:color w:val="000000"/>
              </w:rPr>
            </w:pPr>
            <w:r>
              <w:rPr>
                <w:rFonts w:ascii="Arial" w:hAnsi="Arial" w:cs="Arial"/>
                <w:b/>
                <w:bCs/>
                <w:color w:val="000000"/>
              </w:rPr>
              <w:t>Febrero</w:t>
            </w:r>
          </w:p>
        </w:tc>
        <w:tc>
          <w:tcPr>
            <w:tcW w:w="1518" w:type="dxa"/>
            <w:gridSpan w:val="4"/>
            <w:tcBorders>
              <w:top w:val="nil"/>
              <w:left w:val="single" w:sz="4" w:space="0" w:color="000000"/>
              <w:bottom w:val="single" w:sz="4" w:space="0" w:color="000000"/>
              <w:right w:val="single" w:sz="4" w:space="0" w:color="000000"/>
            </w:tcBorders>
            <w:shd w:val="clear" w:color="auto" w:fill="4ABECE"/>
          </w:tcPr>
          <w:p w14:paraId="3FD202E8" w14:textId="77777777" w:rsidR="0028501F" w:rsidRDefault="0028501F" w:rsidP="009179F0">
            <w:pPr>
              <w:spacing w:after="0" w:line="240" w:lineRule="auto"/>
              <w:jc w:val="center"/>
              <w:rPr>
                <w:rFonts w:ascii="Arial" w:hAnsi="Arial" w:cs="Arial"/>
                <w:b/>
                <w:bCs/>
                <w:color w:val="000000"/>
              </w:rPr>
            </w:pPr>
            <w:r>
              <w:rPr>
                <w:rFonts w:ascii="Arial" w:hAnsi="Arial" w:cs="Arial"/>
                <w:b/>
                <w:bCs/>
                <w:color w:val="000000"/>
              </w:rPr>
              <w:t>Marzo</w:t>
            </w:r>
          </w:p>
        </w:tc>
      </w:tr>
      <w:tr w:rsidR="005937D5" w:rsidRPr="00B84159" w14:paraId="4918C144" w14:textId="77777777" w:rsidTr="00657276">
        <w:trPr>
          <w:trHeight w:val="244"/>
        </w:trPr>
        <w:tc>
          <w:tcPr>
            <w:tcW w:w="5379" w:type="dxa"/>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3482742A" w14:textId="77777777" w:rsidR="0028501F" w:rsidRPr="00B84159" w:rsidRDefault="0028501F" w:rsidP="009179F0">
            <w:pPr>
              <w:spacing w:after="0" w:line="240" w:lineRule="auto"/>
              <w:jc w:val="center"/>
              <w:rPr>
                <w:rFonts w:ascii="Arial" w:hAnsi="Arial" w:cs="Arial"/>
                <w:b/>
                <w:color w:val="000000"/>
              </w:rPr>
            </w:pPr>
            <w:r w:rsidRPr="00B84159">
              <w:rPr>
                <w:rFonts w:ascii="Arial" w:hAnsi="Arial" w:cs="Arial"/>
                <w:b/>
                <w:color w:val="000000"/>
              </w:rPr>
              <w:t>SEMANAS</w:t>
            </w:r>
          </w:p>
        </w:tc>
        <w:tc>
          <w:tcPr>
            <w:tcW w:w="341" w:type="dxa"/>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0BAF3FA9" w14:textId="77777777" w:rsidR="0028501F" w:rsidRPr="00B84159" w:rsidRDefault="0028501F" w:rsidP="009179F0">
            <w:pPr>
              <w:spacing w:after="0" w:line="240" w:lineRule="auto"/>
              <w:jc w:val="center"/>
              <w:rPr>
                <w:rFonts w:ascii="Arial" w:hAnsi="Arial" w:cs="Arial"/>
                <w:b/>
                <w:bCs/>
                <w:color w:val="000000"/>
              </w:rPr>
            </w:pPr>
            <w:r w:rsidRPr="00B84159">
              <w:rPr>
                <w:rFonts w:ascii="Arial" w:hAnsi="Arial" w:cs="Arial"/>
                <w:b/>
                <w:bCs/>
                <w:color w:val="000000"/>
              </w:rPr>
              <w:t>1</w:t>
            </w:r>
          </w:p>
        </w:tc>
        <w:tc>
          <w:tcPr>
            <w:tcW w:w="341" w:type="dxa"/>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5D29E60C" w14:textId="77777777" w:rsidR="0028501F" w:rsidRPr="00B84159" w:rsidRDefault="0028501F" w:rsidP="009179F0">
            <w:pPr>
              <w:spacing w:after="0" w:line="240" w:lineRule="auto"/>
              <w:jc w:val="center"/>
              <w:rPr>
                <w:rFonts w:ascii="Arial" w:hAnsi="Arial" w:cs="Arial"/>
                <w:b/>
                <w:bCs/>
                <w:color w:val="000000"/>
              </w:rPr>
            </w:pPr>
            <w:r w:rsidRPr="00B84159">
              <w:rPr>
                <w:rFonts w:ascii="Arial" w:hAnsi="Arial" w:cs="Arial"/>
                <w:b/>
                <w:bCs/>
                <w:color w:val="000000"/>
              </w:rPr>
              <w:t>2</w:t>
            </w:r>
          </w:p>
        </w:tc>
        <w:tc>
          <w:tcPr>
            <w:tcW w:w="341" w:type="dxa"/>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2B6B4848" w14:textId="77777777" w:rsidR="0028501F" w:rsidRPr="00B84159" w:rsidRDefault="0028501F" w:rsidP="009179F0">
            <w:pPr>
              <w:spacing w:after="0" w:line="240" w:lineRule="auto"/>
              <w:jc w:val="center"/>
              <w:rPr>
                <w:rFonts w:ascii="Arial" w:hAnsi="Arial" w:cs="Arial"/>
                <w:b/>
                <w:bCs/>
                <w:color w:val="000000"/>
              </w:rPr>
            </w:pPr>
            <w:r w:rsidRPr="00B84159">
              <w:rPr>
                <w:rFonts w:ascii="Arial" w:hAnsi="Arial" w:cs="Arial"/>
                <w:b/>
                <w:bCs/>
                <w:color w:val="000000"/>
              </w:rPr>
              <w:t>3</w:t>
            </w:r>
          </w:p>
        </w:tc>
        <w:tc>
          <w:tcPr>
            <w:tcW w:w="341" w:type="dxa"/>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4DC0B78A" w14:textId="77777777" w:rsidR="0028501F" w:rsidRPr="00B84159" w:rsidRDefault="0028501F" w:rsidP="009179F0">
            <w:pPr>
              <w:spacing w:after="0" w:line="240" w:lineRule="auto"/>
              <w:jc w:val="center"/>
              <w:rPr>
                <w:rFonts w:ascii="Arial" w:hAnsi="Arial" w:cs="Arial"/>
                <w:b/>
                <w:bCs/>
                <w:color w:val="000000"/>
              </w:rPr>
            </w:pPr>
            <w:r w:rsidRPr="00B84159">
              <w:rPr>
                <w:rFonts w:ascii="Arial" w:hAnsi="Arial" w:cs="Arial"/>
                <w:b/>
                <w:bCs/>
                <w:color w:val="000000"/>
              </w:rPr>
              <w:t>4</w:t>
            </w:r>
          </w:p>
        </w:tc>
        <w:tc>
          <w:tcPr>
            <w:tcW w:w="0" w:type="auto"/>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754E0A9D" w14:textId="77777777" w:rsidR="0028501F" w:rsidRPr="00B84159" w:rsidRDefault="0028501F" w:rsidP="009179F0">
            <w:pPr>
              <w:spacing w:after="0" w:line="240" w:lineRule="auto"/>
              <w:jc w:val="center"/>
              <w:rPr>
                <w:rFonts w:ascii="Arial" w:hAnsi="Arial" w:cs="Arial"/>
                <w:b/>
                <w:bCs/>
                <w:color w:val="000000"/>
              </w:rPr>
            </w:pPr>
            <w:r w:rsidRPr="00B84159">
              <w:rPr>
                <w:rFonts w:ascii="Arial" w:hAnsi="Arial" w:cs="Arial"/>
                <w:b/>
                <w:bCs/>
                <w:color w:val="000000"/>
              </w:rPr>
              <w:t>1</w:t>
            </w:r>
          </w:p>
        </w:tc>
        <w:tc>
          <w:tcPr>
            <w:tcW w:w="0" w:type="auto"/>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4DFA0EF0" w14:textId="77777777" w:rsidR="0028501F" w:rsidRPr="00B84159" w:rsidRDefault="0028501F" w:rsidP="009179F0">
            <w:pPr>
              <w:spacing w:after="0" w:line="240" w:lineRule="auto"/>
              <w:jc w:val="center"/>
              <w:rPr>
                <w:rFonts w:ascii="Arial" w:hAnsi="Arial" w:cs="Arial"/>
                <w:b/>
                <w:bCs/>
                <w:color w:val="000000"/>
              </w:rPr>
            </w:pPr>
            <w:r w:rsidRPr="00B84159">
              <w:rPr>
                <w:rFonts w:ascii="Arial" w:hAnsi="Arial" w:cs="Arial"/>
                <w:b/>
                <w:bCs/>
                <w:color w:val="000000"/>
              </w:rPr>
              <w:t>2</w:t>
            </w:r>
          </w:p>
        </w:tc>
        <w:tc>
          <w:tcPr>
            <w:tcW w:w="0" w:type="auto"/>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0D1BE83B" w14:textId="77777777" w:rsidR="0028501F" w:rsidRPr="00B84159" w:rsidRDefault="0028501F" w:rsidP="009179F0">
            <w:pPr>
              <w:spacing w:after="0" w:line="240" w:lineRule="auto"/>
              <w:jc w:val="center"/>
              <w:rPr>
                <w:rFonts w:ascii="Arial" w:hAnsi="Arial" w:cs="Arial"/>
                <w:b/>
                <w:bCs/>
                <w:color w:val="000000"/>
              </w:rPr>
            </w:pPr>
            <w:r w:rsidRPr="00B84159">
              <w:rPr>
                <w:rFonts w:ascii="Arial" w:hAnsi="Arial" w:cs="Arial"/>
                <w:b/>
                <w:bCs/>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02A8C726" w14:textId="77777777" w:rsidR="0028501F" w:rsidRPr="00B84159" w:rsidRDefault="0028501F" w:rsidP="009179F0">
            <w:pPr>
              <w:spacing w:after="0" w:line="240" w:lineRule="auto"/>
              <w:jc w:val="center"/>
              <w:rPr>
                <w:rFonts w:ascii="Arial" w:hAnsi="Arial" w:cs="Arial"/>
                <w:b/>
                <w:bCs/>
                <w:color w:val="000000"/>
              </w:rPr>
            </w:pPr>
            <w:r w:rsidRPr="00B84159">
              <w:rPr>
                <w:rFonts w:ascii="Arial" w:hAnsi="Arial" w:cs="Arial"/>
                <w:b/>
                <w:bCs/>
                <w:color w:val="000000"/>
              </w:rPr>
              <w:t>4</w:t>
            </w:r>
          </w:p>
        </w:tc>
        <w:tc>
          <w:tcPr>
            <w:tcW w:w="0" w:type="auto"/>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1FECBA9F" w14:textId="77777777" w:rsidR="0028501F" w:rsidRPr="00B84159" w:rsidRDefault="0028501F" w:rsidP="009179F0">
            <w:pPr>
              <w:spacing w:after="0" w:line="240" w:lineRule="auto"/>
              <w:jc w:val="center"/>
              <w:rPr>
                <w:rFonts w:ascii="Arial" w:hAnsi="Arial" w:cs="Arial"/>
                <w:b/>
                <w:bCs/>
                <w:color w:val="000000"/>
              </w:rPr>
            </w:pPr>
            <w:r w:rsidRPr="00B84159">
              <w:rPr>
                <w:rFonts w:ascii="Arial" w:hAnsi="Arial" w:cs="Arial"/>
                <w:b/>
                <w:bCs/>
                <w:color w:val="000000"/>
              </w:rPr>
              <w:t>1</w:t>
            </w:r>
          </w:p>
        </w:tc>
        <w:tc>
          <w:tcPr>
            <w:tcW w:w="0" w:type="auto"/>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57C039FB" w14:textId="77777777" w:rsidR="0028501F" w:rsidRPr="00B84159" w:rsidRDefault="0028501F" w:rsidP="009179F0">
            <w:pPr>
              <w:spacing w:after="0" w:line="240" w:lineRule="auto"/>
              <w:jc w:val="center"/>
              <w:rPr>
                <w:rFonts w:ascii="Arial" w:hAnsi="Arial" w:cs="Arial"/>
                <w:b/>
                <w:bCs/>
                <w:color w:val="000000"/>
              </w:rPr>
            </w:pPr>
            <w:r w:rsidRPr="00B84159">
              <w:rPr>
                <w:rFonts w:ascii="Arial" w:hAnsi="Arial" w:cs="Arial"/>
                <w:b/>
                <w:bCs/>
                <w:color w:val="000000"/>
              </w:rPr>
              <w:t>2</w:t>
            </w:r>
          </w:p>
        </w:tc>
        <w:tc>
          <w:tcPr>
            <w:tcW w:w="0" w:type="auto"/>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047D4953" w14:textId="77777777" w:rsidR="0028501F" w:rsidRPr="00B84159" w:rsidRDefault="0028501F" w:rsidP="009179F0">
            <w:pPr>
              <w:spacing w:after="0" w:line="240" w:lineRule="auto"/>
              <w:jc w:val="center"/>
              <w:rPr>
                <w:rFonts w:ascii="Arial" w:hAnsi="Arial" w:cs="Arial"/>
                <w:b/>
                <w:bCs/>
                <w:color w:val="000000"/>
              </w:rPr>
            </w:pPr>
            <w:r w:rsidRPr="00B84159">
              <w:rPr>
                <w:rFonts w:ascii="Arial" w:hAnsi="Arial" w:cs="Arial"/>
                <w:b/>
                <w:bCs/>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5572A149" w14:textId="77777777" w:rsidR="0028501F" w:rsidRPr="00B84159" w:rsidRDefault="0028501F" w:rsidP="009179F0">
            <w:pPr>
              <w:spacing w:after="0" w:line="240" w:lineRule="auto"/>
              <w:jc w:val="center"/>
              <w:rPr>
                <w:rFonts w:ascii="Arial" w:hAnsi="Arial" w:cs="Arial"/>
                <w:b/>
                <w:bCs/>
                <w:color w:val="000000"/>
              </w:rPr>
            </w:pPr>
            <w:r w:rsidRPr="00B84159">
              <w:rPr>
                <w:rFonts w:ascii="Arial" w:hAnsi="Arial" w:cs="Arial"/>
                <w:b/>
                <w:bCs/>
                <w:color w:val="000000"/>
              </w:rPr>
              <w:t>4</w:t>
            </w:r>
          </w:p>
        </w:tc>
        <w:tc>
          <w:tcPr>
            <w:tcW w:w="0" w:type="auto"/>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29A246D6" w14:textId="77777777" w:rsidR="0028501F" w:rsidRPr="00B84159" w:rsidRDefault="0028501F" w:rsidP="009179F0">
            <w:pPr>
              <w:spacing w:after="0" w:line="240" w:lineRule="auto"/>
              <w:jc w:val="center"/>
              <w:rPr>
                <w:rFonts w:ascii="Arial" w:hAnsi="Arial" w:cs="Arial"/>
                <w:b/>
                <w:bCs/>
                <w:color w:val="000000"/>
              </w:rPr>
            </w:pPr>
            <w:r w:rsidRPr="00B84159">
              <w:rPr>
                <w:rFonts w:ascii="Arial" w:hAnsi="Arial" w:cs="Arial"/>
                <w:b/>
                <w:bCs/>
                <w:color w:val="000000"/>
              </w:rPr>
              <w:t>1</w:t>
            </w:r>
          </w:p>
        </w:tc>
        <w:tc>
          <w:tcPr>
            <w:tcW w:w="0" w:type="auto"/>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51844700" w14:textId="77777777" w:rsidR="0028501F" w:rsidRPr="00B84159" w:rsidRDefault="0028501F" w:rsidP="009179F0">
            <w:pPr>
              <w:spacing w:after="0" w:line="240" w:lineRule="auto"/>
              <w:jc w:val="center"/>
              <w:rPr>
                <w:rFonts w:ascii="Arial" w:hAnsi="Arial" w:cs="Arial"/>
                <w:b/>
                <w:bCs/>
                <w:color w:val="000000"/>
              </w:rPr>
            </w:pPr>
            <w:r w:rsidRPr="00B84159">
              <w:rPr>
                <w:rFonts w:ascii="Arial" w:hAnsi="Arial" w:cs="Arial"/>
                <w:b/>
                <w:bCs/>
                <w:color w:val="000000"/>
              </w:rPr>
              <w:t>2</w:t>
            </w:r>
          </w:p>
        </w:tc>
        <w:tc>
          <w:tcPr>
            <w:tcW w:w="0" w:type="auto"/>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5AA49ADF" w14:textId="77777777" w:rsidR="0028501F" w:rsidRPr="00B84159" w:rsidRDefault="0028501F" w:rsidP="009179F0">
            <w:pPr>
              <w:spacing w:after="0" w:line="240" w:lineRule="auto"/>
              <w:jc w:val="center"/>
              <w:rPr>
                <w:rFonts w:ascii="Arial" w:hAnsi="Arial" w:cs="Arial"/>
                <w:b/>
                <w:bCs/>
                <w:color w:val="000000"/>
              </w:rPr>
            </w:pPr>
            <w:r w:rsidRPr="00B84159">
              <w:rPr>
                <w:rFonts w:ascii="Arial" w:hAnsi="Arial" w:cs="Arial"/>
                <w:b/>
                <w:bCs/>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77D64EF9" w14:textId="77777777" w:rsidR="0028501F" w:rsidRPr="00B84159" w:rsidRDefault="0028501F" w:rsidP="009179F0">
            <w:pPr>
              <w:spacing w:after="0" w:line="240" w:lineRule="auto"/>
              <w:jc w:val="center"/>
              <w:rPr>
                <w:rFonts w:ascii="Arial" w:hAnsi="Arial" w:cs="Arial"/>
                <w:b/>
                <w:bCs/>
                <w:color w:val="000000"/>
              </w:rPr>
            </w:pPr>
            <w:r w:rsidRPr="00B84159">
              <w:rPr>
                <w:rFonts w:ascii="Arial" w:hAnsi="Arial" w:cs="Arial"/>
                <w:b/>
                <w:bCs/>
                <w:color w:val="000000"/>
              </w:rPr>
              <w:t>4</w:t>
            </w:r>
          </w:p>
        </w:tc>
        <w:tc>
          <w:tcPr>
            <w:tcW w:w="0" w:type="auto"/>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73A0B139" w14:textId="77777777" w:rsidR="0028501F" w:rsidRPr="00B84159" w:rsidRDefault="0028501F" w:rsidP="009179F0">
            <w:pPr>
              <w:spacing w:after="0" w:line="240" w:lineRule="auto"/>
              <w:jc w:val="center"/>
              <w:rPr>
                <w:rFonts w:ascii="Arial" w:hAnsi="Arial" w:cs="Arial"/>
                <w:b/>
                <w:bCs/>
                <w:color w:val="000000"/>
              </w:rPr>
            </w:pPr>
            <w:r w:rsidRPr="00B84159">
              <w:rPr>
                <w:rFonts w:ascii="Arial" w:hAnsi="Arial" w:cs="Arial"/>
                <w:b/>
                <w:bCs/>
                <w:color w:val="000000"/>
              </w:rPr>
              <w:t>1</w:t>
            </w:r>
          </w:p>
        </w:tc>
        <w:tc>
          <w:tcPr>
            <w:tcW w:w="0" w:type="auto"/>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76BBC0D4" w14:textId="77777777" w:rsidR="0028501F" w:rsidRPr="00B84159" w:rsidRDefault="0028501F" w:rsidP="009179F0">
            <w:pPr>
              <w:spacing w:after="0" w:line="240" w:lineRule="auto"/>
              <w:jc w:val="center"/>
              <w:rPr>
                <w:rFonts w:ascii="Arial" w:hAnsi="Arial" w:cs="Arial"/>
                <w:b/>
                <w:bCs/>
                <w:color w:val="000000"/>
              </w:rPr>
            </w:pPr>
            <w:r w:rsidRPr="00B84159">
              <w:rPr>
                <w:rFonts w:ascii="Arial" w:hAnsi="Arial" w:cs="Arial"/>
                <w:b/>
                <w:bCs/>
                <w:color w:val="000000"/>
              </w:rPr>
              <w:t>2</w:t>
            </w:r>
          </w:p>
        </w:tc>
        <w:tc>
          <w:tcPr>
            <w:tcW w:w="0" w:type="auto"/>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1BE17F3A" w14:textId="77777777" w:rsidR="0028501F" w:rsidRPr="00B84159" w:rsidRDefault="0028501F" w:rsidP="009179F0">
            <w:pPr>
              <w:spacing w:after="0" w:line="240" w:lineRule="auto"/>
              <w:jc w:val="center"/>
              <w:rPr>
                <w:rFonts w:ascii="Arial" w:hAnsi="Arial" w:cs="Arial"/>
                <w:b/>
                <w:bCs/>
                <w:color w:val="000000"/>
              </w:rPr>
            </w:pPr>
            <w:r w:rsidRPr="00B84159">
              <w:rPr>
                <w:rFonts w:ascii="Arial" w:hAnsi="Arial" w:cs="Arial"/>
                <w:b/>
                <w:bCs/>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34DA9170" w14:textId="77777777" w:rsidR="0028501F" w:rsidRPr="00B84159" w:rsidRDefault="0028501F" w:rsidP="009179F0">
            <w:pPr>
              <w:spacing w:after="0" w:line="240" w:lineRule="auto"/>
              <w:jc w:val="center"/>
              <w:rPr>
                <w:rFonts w:ascii="Arial" w:hAnsi="Arial" w:cs="Arial"/>
                <w:b/>
                <w:color w:val="000000"/>
              </w:rPr>
            </w:pPr>
            <w:r w:rsidRPr="00B84159">
              <w:rPr>
                <w:rFonts w:ascii="Arial" w:hAnsi="Arial" w:cs="Arial"/>
                <w:b/>
                <w:color w:val="000000"/>
              </w:rPr>
              <w:t>4</w:t>
            </w:r>
          </w:p>
        </w:tc>
        <w:tc>
          <w:tcPr>
            <w:tcW w:w="359" w:type="dxa"/>
            <w:tcBorders>
              <w:top w:val="single" w:sz="4" w:space="0" w:color="000000"/>
              <w:left w:val="single" w:sz="4" w:space="0" w:color="000000"/>
              <w:bottom w:val="single" w:sz="4" w:space="0" w:color="000000"/>
              <w:right w:val="single" w:sz="4" w:space="0" w:color="000000"/>
            </w:tcBorders>
            <w:shd w:val="clear" w:color="auto" w:fill="ADE4ED"/>
          </w:tcPr>
          <w:p w14:paraId="400A4676" w14:textId="77777777" w:rsidR="0028501F" w:rsidRPr="00B84159" w:rsidRDefault="000336AE" w:rsidP="009179F0">
            <w:pPr>
              <w:spacing w:after="0" w:line="240" w:lineRule="auto"/>
              <w:jc w:val="center"/>
              <w:rPr>
                <w:rFonts w:ascii="Arial" w:hAnsi="Arial" w:cs="Arial"/>
                <w:b/>
                <w:color w:val="000000"/>
              </w:rPr>
            </w:pPr>
            <w:r>
              <w:rPr>
                <w:rFonts w:ascii="Arial" w:hAnsi="Arial" w:cs="Arial"/>
                <w:b/>
                <w:color w:val="000000"/>
              </w:rPr>
              <w:t>1</w:t>
            </w:r>
          </w:p>
        </w:tc>
        <w:tc>
          <w:tcPr>
            <w:tcW w:w="476" w:type="dxa"/>
            <w:tcBorders>
              <w:top w:val="single" w:sz="4" w:space="0" w:color="000000"/>
              <w:left w:val="single" w:sz="4" w:space="0" w:color="000000"/>
              <w:bottom w:val="single" w:sz="4" w:space="0" w:color="000000"/>
              <w:right w:val="single" w:sz="4" w:space="0" w:color="000000"/>
            </w:tcBorders>
            <w:shd w:val="clear" w:color="auto" w:fill="ADE4ED"/>
          </w:tcPr>
          <w:p w14:paraId="653DEF5C" w14:textId="77777777" w:rsidR="0028501F" w:rsidRPr="00B84159" w:rsidRDefault="000336AE" w:rsidP="009179F0">
            <w:pPr>
              <w:spacing w:after="0" w:line="240" w:lineRule="auto"/>
              <w:jc w:val="center"/>
              <w:rPr>
                <w:rFonts w:ascii="Arial" w:hAnsi="Arial" w:cs="Arial"/>
                <w:b/>
                <w:color w:val="000000"/>
              </w:rPr>
            </w:pPr>
            <w:r>
              <w:rPr>
                <w:rFonts w:ascii="Arial" w:hAnsi="Arial" w:cs="Arial"/>
                <w:b/>
                <w:color w:val="000000"/>
              </w:rPr>
              <w:t>2</w:t>
            </w:r>
          </w:p>
        </w:tc>
        <w:tc>
          <w:tcPr>
            <w:tcW w:w="341" w:type="dxa"/>
            <w:tcBorders>
              <w:top w:val="single" w:sz="4" w:space="0" w:color="000000"/>
              <w:left w:val="single" w:sz="4" w:space="0" w:color="000000"/>
              <w:bottom w:val="single" w:sz="4" w:space="0" w:color="000000"/>
              <w:right w:val="single" w:sz="4" w:space="0" w:color="000000"/>
            </w:tcBorders>
            <w:shd w:val="clear" w:color="auto" w:fill="ADE4ED"/>
          </w:tcPr>
          <w:p w14:paraId="14149C1A" w14:textId="77777777" w:rsidR="0028501F" w:rsidRPr="00B84159" w:rsidRDefault="000336AE" w:rsidP="009179F0">
            <w:pPr>
              <w:spacing w:after="0" w:line="240" w:lineRule="auto"/>
              <w:jc w:val="center"/>
              <w:rPr>
                <w:rFonts w:ascii="Arial" w:hAnsi="Arial" w:cs="Arial"/>
                <w:b/>
                <w:color w:val="000000"/>
              </w:rPr>
            </w:pPr>
            <w:r>
              <w:rPr>
                <w:rFonts w:ascii="Arial" w:hAnsi="Arial" w:cs="Arial"/>
                <w:b/>
                <w:color w:val="000000"/>
              </w:rPr>
              <w:t>3</w:t>
            </w:r>
          </w:p>
        </w:tc>
        <w:tc>
          <w:tcPr>
            <w:tcW w:w="341" w:type="dxa"/>
            <w:tcBorders>
              <w:top w:val="single" w:sz="4" w:space="0" w:color="000000"/>
              <w:left w:val="single" w:sz="4" w:space="0" w:color="000000"/>
              <w:bottom w:val="single" w:sz="4" w:space="0" w:color="000000"/>
              <w:right w:val="single" w:sz="4" w:space="0" w:color="000000"/>
            </w:tcBorders>
            <w:shd w:val="clear" w:color="auto" w:fill="ADE4ED"/>
          </w:tcPr>
          <w:p w14:paraId="75B558B3" w14:textId="77777777" w:rsidR="0028501F" w:rsidRPr="00B84159" w:rsidRDefault="000336AE" w:rsidP="009179F0">
            <w:pPr>
              <w:spacing w:after="0" w:line="240" w:lineRule="auto"/>
              <w:jc w:val="center"/>
              <w:rPr>
                <w:rFonts w:ascii="Arial" w:hAnsi="Arial" w:cs="Arial"/>
                <w:b/>
                <w:color w:val="000000"/>
              </w:rPr>
            </w:pPr>
            <w:r>
              <w:rPr>
                <w:rFonts w:ascii="Arial" w:hAnsi="Arial" w:cs="Arial"/>
                <w:b/>
                <w:color w:val="000000"/>
              </w:rPr>
              <w:t>4</w:t>
            </w:r>
          </w:p>
        </w:tc>
      </w:tr>
      <w:tr w:rsidR="005937D5" w:rsidRPr="00B84159" w14:paraId="41E46AD1" w14:textId="77777777" w:rsidTr="00166BB0">
        <w:trPr>
          <w:trHeight w:val="630"/>
        </w:trPr>
        <w:tc>
          <w:tcPr>
            <w:tcW w:w="5379" w:type="dxa"/>
            <w:tcBorders>
              <w:top w:val="single" w:sz="4" w:space="0" w:color="000000"/>
              <w:left w:val="single" w:sz="4" w:space="0" w:color="000000"/>
              <w:bottom w:val="single" w:sz="4" w:space="0" w:color="000000"/>
              <w:right w:val="single" w:sz="4" w:space="0" w:color="000000"/>
            </w:tcBorders>
            <w:vAlign w:val="center"/>
            <w:hideMark/>
          </w:tcPr>
          <w:p w14:paraId="55BB1974" w14:textId="77777777" w:rsidR="0028501F" w:rsidRPr="00862F98" w:rsidRDefault="0028501F" w:rsidP="009179F0">
            <w:pPr>
              <w:spacing w:after="0" w:line="240" w:lineRule="auto"/>
              <w:jc w:val="both"/>
              <w:rPr>
                <w:rFonts w:ascii="Arial" w:hAnsi="Arial" w:cs="Arial"/>
                <w:color w:val="000000"/>
              </w:rPr>
            </w:pPr>
            <w:r w:rsidRPr="00862F98">
              <w:rPr>
                <w:rFonts w:ascii="Arial" w:hAnsi="Arial" w:cs="Arial"/>
                <w:color w:val="000000"/>
              </w:rPr>
              <w:t>Recopilación y validación de la información.</w:t>
            </w:r>
          </w:p>
        </w:tc>
        <w:tc>
          <w:tcPr>
            <w:tcW w:w="341" w:type="dxa"/>
            <w:tcBorders>
              <w:top w:val="single" w:sz="4" w:space="0" w:color="000000"/>
              <w:left w:val="single" w:sz="4" w:space="0" w:color="000000"/>
              <w:bottom w:val="single" w:sz="4" w:space="0" w:color="000000"/>
              <w:right w:val="single" w:sz="4" w:space="0" w:color="000000"/>
            </w:tcBorders>
            <w:shd w:val="clear" w:color="auto" w:fill="97EAFB"/>
          </w:tcPr>
          <w:p w14:paraId="05CC697C" w14:textId="77777777" w:rsidR="0028501F" w:rsidRPr="00862F98" w:rsidRDefault="0028501F" w:rsidP="009179F0">
            <w:pPr>
              <w:spacing w:after="0" w:line="240" w:lineRule="auto"/>
              <w:jc w:val="center"/>
              <w:rPr>
                <w:rFonts w:ascii="Arial" w:hAnsi="Arial" w:cs="Arial"/>
                <w:b/>
                <w:bCs/>
                <w:color w:val="FF0000"/>
              </w:rPr>
            </w:pPr>
          </w:p>
        </w:tc>
        <w:tc>
          <w:tcPr>
            <w:tcW w:w="341" w:type="dxa"/>
            <w:tcBorders>
              <w:top w:val="single" w:sz="4" w:space="0" w:color="000000"/>
              <w:left w:val="single" w:sz="4" w:space="0" w:color="000000"/>
              <w:bottom w:val="single" w:sz="4" w:space="0" w:color="000000"/>
              <w:right w:val="single" w:sz="4" w:space="0" w:color="000000"/>
            </w:tcBorders>
            <w:shd w:val="clear" w:color="auto" w:fill="97EAFB"/>
          </w:tcPr>
          <w:p w14:paraId="0DF77492" w14:textId="77777777" w:rsidR="0028501F" w:rsidRPr="00862F98" w:rsidRDefault="0028501F" w:rsidP="009179F0">
            <w:pPr>
              <w:spacing w:after="0" w:line="240" w:lineRule="auto"/>
              <w:jc w:val="center"/>
              <w:rPr>
                <w:rFonts w:ascii="Arial" w:hAnsi="Arial" w:cs="Arial"/>
                <w:b/>
                <w:bCs/>
                <w:color w:val="FF0000"/>
              </w:rPr>
            </w:pPr>
          </w:p>
        </w:tc>
        <w:tc>
          <w:tcPr>
            <w:tcW w:w="341" w:type="dxa"/>
            <w:tcBorders>
              <w:top w:val="single" w:sz="4" w:space="0" w:color="000000"/>
              <w:left w:val="single" w:sz="4" w:space="0" w:color="000000"/>
              <w:bottom w:val="single" w:sz="4" w:space="0" w:color="000000"/>
              <w:right w:val="single" w:sz="4" w:space="0" w:color="000000"/>
            </w:tcBorders>
            <w:shd w:val="clear" w:color="auto" w:fill="97EAFB"/>
          </w:tcPr>
          <w:p w14:paraId="693FB331" w14:textId="77777777" w:rsidR="0028501F" w:rsidRPr="00862F98" w:rsidRDefault="0028501F" w:rsidP="009179F0">
            <w:pPr>
              <w:spacing w:after="0" w:line="240" w:lineRule="auto"/>
              <w:jc w:val="center"/>
              <w:rPr>
                <w:rFonts w:ascii="Arial" w:hAnsi="Arial" w:cs="Arial"/>
                <w:b/>
                <w:bCs/>
                <w:color w:val="FF0000"/>
              </w:rPr>
            </w:pPr>
          </w:p>
        </w:tc>
        <w:tc>
          <w:tcPr>
            <w:tcW w:w="341" w:type="dxa"/>
            <w:tcBorders>
              <w:top w:val="single" w:sz="4" w:space="0" w:color="000000"/>
              <w:left w:val="single" w:sz="4" w:space="0" w:color="000000"/>
              <w:bottom w:val="single" w:sz="4" w:space="0" w:color="000000"/>
              <w:right w:val="single" w:sz="4" w:space="0" w:color="000000"/>
            </w:tcBorders>
            <w:shd w:val="clear" w:color="auto" w:fill="97EAFB"/>
          </w:tcPr>
          <w:p w14:paraId="4BCA5ACF" w14:textId="77777777" w:rsidR="0028501F" w:rsidRPr="00862F98" w:rsidRDefault="0028501F" w:rsidP="009179F0">
            <w:pPr>
              <w:spacing w:after="0" w:line="240" w:lineRule="auto"/>
              <w:jc w:val="center"/>
              <w:rPr>
                <w:rFonts w:ascii="Arial" w:hAnsi="Arial" w:cs="Arial"/>
                <w:b/>
                <w:bCs/>
                <w:color w:val="FF0000"/>
              </w:rPr>
            </w:pPr>
          </w:p>
        </w:tc>
        <w:tc>
          <w:tcPr>
            <w:tcW w:w="0" w:type="auto"/>
            <w:tcBorders>
              <w:top w:val="single" w:sz="4" w:space="0" w:color="000000"/>
              <w:left w:val="single" w:sz="4" w:space="0" w:color="000000"/>
              <w:bottom w:val="single" w:sz="4" w:space="0" w:color="000000"/>
              <w:right w:val="single" w:sz="4" w:space="0" w:color="000000"/>
            </w:tcBorders>
          </w:tcPr>
          <w:p w14:paraId="2D0A8247" w14:textId="77777777" w:rsidR="0028501F" w:rsidRPr="00862F98" w:rsidRDefault="0028501F" w:rsidP="009179F0">
            <w:pPr>
              <w:spacing w:after="0" w:line="240" w:lineRule="auto"/>
              <w:jc w:val="center"/>
              <w:rPr>
                <w:rFonts w:ascii="Arial" w:hAnsi="Arial" w:cs="Arial"/>
                <w:b/>
                <w:bCs/>
                <w:color w:val="FF0000"/>
              </w:rPr>
            </w:pPr>
          </w:p>
        </w:tc>
        <w:tc>
          <w:tcPr>
            <w:tcW w:w="0" w:type="auto"/>
            <w:tcBorders>
              <w:top w:val="single" w:sz="4" w:space="0" w:color="000000"/>
              <w:left w:val="single" w:sz="4" w:space="0" w:color="000000"/>
              <w:bottom w:val="single" w:sz="4" w:space="0" w:color="000000"/>
              <w:right w:val="single" w:sz="4" w:space="0" w:color="000000"/>
            </w:tcBorders>
          </w:tcPr>
          <w:p w14:paraId="0734B7C9" w14:textId="77777777" w:rsidR="0028501F" w:rsidRPr="00862F98" w:rsidRDefault="0028501F" w:rsidP="009179F0">
            <w:pPr>
              <w:spacing w:after="0" w:line="240" w:lineRule="auto"/>
              <w:jc w:val="center"/>
              <w:rPr>
                <w:rFonts w:ascii="Arial" w:hAnsi="Arial" w:cs="Arial"/>
                <w:b/>
                <w:bCs/>
                <w:color w:val="FF0000"/>
              </w:rPr>
            </w:pPr>
          </w:p>
        </w:tc>
        <w:tc>
          <w:tcPr>
            <w:tcW w:w="0" w:type="auto"/>
            <w:tcBorders>
              <w:top w:val="single" w:sz="4" w:space="0" w:color="000000"/>
              <w:left w:val="single" w:sz="4" w:space="0" w:color="000000"/>
              <w:bottom w:val="single" w:sz="4" w:space="0" w:color="000000"/>
              <w:right w:val="single" w:sz="4" w:space="0" w:color="000000"/>
            </w:tcBorders>
          </w:tcPr>
          <w:p w14:paraId="0C7B5345" w14:textId="77777777" w:rsidR="0028501F" w:rsidRPr="00862F98" w:rsidRDefault="0028501F" w:rsidP="009179F0">
            <w:pPr>
              <w:spacing w:after="0" w:line="240" w:lineRule="auto"/>
              <w:jc w:val="center"/>
              <w:rPr>
                <w:rFonts w:ascii="Arial" w:hAnsi="Arial" w:cs="Arial"/>
                <w:b/>
                <w:bCs/>
                <w:color w:val="FF0000"/>
              </w:rPr>
            </w:pPr>
          </w:p>
        </w:tc>
        <w:tc>
          <w:tcPr>
            <w:tcW w:w="0" w:type="auto"/>
            <w:tcBorders>
              <w:top w:val="single" w:sz="4" w:space="0" w:color="000000"/>
              <w:left w:val="single" w:sz="4" w:space="0" w:color="000000"/>
              <w:bottom w:val="single" w:sz="4" w:space="0" w:color="000000"/>
              <w:right w:val="single" w:sz="4" w:space="0" w:color="000000"/>
            </w:tcBorders>
          </w:tcPr>
          <w:p w14:paraId="723628D9" w14:textId="77777777" w:rsidR="0028501F" w:rsidRPr="00862F98" w:rsidRDefault="0028501F" w:rsidP="009179F0">
            <w:pPr>
              <w:spacing w:after="0" w:line="240" w:lineRule="auto"/>
              <w:jc w:val="center"/>
              <w:rPr>
                <w:rFonts w:ascii="Arial" w:hAnsi="Arial" w:cs="Arial"/>
                <w:b/>
                <w:bCs/>
                <w:color w:val="FF0000"/>
              </w:rPr>
            </w:pPr>
          </w:p>
        </w:tc>
        <w:tc>
          <w:tcPr>
            <w:tcW w:w="0" w:type="auto"/>
            <w:tcBorders>
              <w:top w:val="single" w:sz="4" w:space="0" w:color="000000"/>
              <w:left w:val="single" w:sz="4" w:space="0" w:color="000000"/>
              <w:bottom w:val="single" w:sz="4" w:space="0" w:color="000000"/>
              <w:right w:val="single" w:sz="4" w:space="0" w:color="000000"/>
            </w:tcBorders>
          </w:tcPr>
          <w:p w14:paraId="22CA022C" w14:textId="77777777" w:rsidR="0028501F" w:rsidRPr="00862F98" w:rsidRDefault="0028501F" w:rsidP="009179F0">
            <w:pPr>
              <w:spacing w:after="0" w:line="240" w:lineRule="auto"/>
              <w:jc w:val="center"/>
              <w:rPr>
                <w:rFonts w:ascii="Arial" w:hAnsi="Arial" w:cs="Arial"/>
                <w:b/>
                <w:bCs/>
                <w:color w:val="FF0000"/>
              </w:rPr>
            </w:pPr>
          </w:p>
        </w:tc>
        <w:tc>
          <w:tcPr>
            <w:tcW w:w="0" w:type="auto"/>
            <w:tcBorders>
              <w:top w:val="single" w:sz="4" w:space="0" w:color="000000"/>
              <w:left w:val="single" w:sz="4" w:space="0" w:color="000000"/>
              <w:bottom w:val="single" w:sz="4" w:space="0" w:color="000000"/>
              <w:right w:val="single" w:sz="4" w:space="0" w:color="000000"/>
            </w:tcBorders>
          </w:tcPr>
          <w:p w14:paraId="3AC216D8" w14:textId="77777777" w:rsidR="0028501F" w:rsidRPr="00862F98" w:rsidRDefault="0028501F" w:rsidP="009179F0">
            <w:pPr>
              <w:spacing w:after="0" w:line="240" w:lineRule="auto"/>
              <w:jc w:val="center"/>
              <w:rPr>
                <w:rFonts w:ascii="Arial" w:hAnsi="Arial" w:cs="Arial"/>
                <w:b/>
                <w:bCs/>
                <w:color w:val="FF0000"/>
              </w:rPr>
            </w:pPr>
          </w:p>
        </w:tc>
        <w:tc>
          <w:tcPr>
            <w:tcW w:w="0" w:type="auto"/>
            <w:tcBorders>
              <w:top w:val="single" w:sz="4" w:space="0" w:color="000000"/>
              <w:left w:val="single" w:sz="4" w:space="0" w:color="000000"/>
              <w:bottom w:val="single" w:sz="4" w:space="0" w:color="000000"/>
              <w:right w:val="single" w:sz="4" w:space="0" w:color="000000"/>
            </w:tcBorders>
          </w:tcPr>
          <w:p w14:paraId="42F33389" w14:textId="77777777" w:rsidR="0028501F" w:rsidRPr="00862F98" w:rsidRDefault="0028501F" w:rsidP="009179F0">
            <w:pPr>
              <w:spacing w:after="0" w:line="240" w:lineRule="auto"/>
              <w:jc w:val="center"/>
              <w:rPr>
                <w:rFonts w:ascii="Arial" w:hAnsi="Arial" w:cs="Arial"/>
                <w:b/>
                <w:bCs/>
                <w:color w:val="FF0000"/>
              </w:rPr>
            </w:pPr>
          </w:p>
        </w:tc>
        <w:tc>
          <w:tcPr>
            <w:tcW w:w="0" w:type="auto"/>
            <w:tcBorders>
              <w:top w:val="single" w:sz="4" w:space="0" w:color="000000"/>
              <w:left w:val="single" w:sz="4" w:space="0" w:color="000000"/>
              <w:bottom w:val="single" w:sz="4" w:space="0" w:color="000000"/>
              <w:right w:val="single" w:sz="4" w:space="0" w:color="000000"/>
            </w:tcBorders>
          </w:tcPr>
          <w:p w14:paraId="070CEB29" w14:textId="77777777" w:rsidR="0028501F" w:rsidRPr="00862F98" w:rsidRDefault="0028501F" w:rsidP="009179F0">
            <w:pPr>
              <w:spacing w:after="0" w:line="240" w:lineRule="auto"/>
              <w:jc w:val="center"/>
              <w:rPr>
                <w:rFonts w:ascii="Arial" w:hAnsi="Arial" w:cs="Arial"/>
                <w:b/>
                <w:bCs/>
                <w:color w:val="FF0000"/>
              </w:rPr>
            </w:pPr>
          </w:p>
        </w:tc>
        <w:tc>
          <w:tcPr>
            <w:tcW w:w="0" w:type="auto"/>
            <w:tcBorders>
              <w:top w:val="single" w:sz="4" w:space="0" w:color="000000"/>
              <w:left w:val="single" w:sz="4" w:space="0" w:color="000000"/>
              <w:bottom w:val="single" w:sz="4" w:space="0" w:color="000000"/>
              <w:right w:val="single" w:sz="4" w:space="0" w:color="000000"/>
            </w:tcBorders>
          </w:tcPr>
          <w:p w14:paraId="15A635F3" w14:textId="77777777" w:rsidR="0028501F" w:rsidRPr="00862F98" w:rsidRDefault="0028501F" w:rsidP="009179F0">
            <w:pPr>
              <w:spacing w:after="0" w:line="240" w:lineRule="auto"/>
              <w:jc w:val="center"/>
              <w:rPr>
                <w:rFonts w:ascii="Arial" w:hAnsi="Arial" w:cs="Arial"/>
                <w:b/>
                <w:bCs/>
                <w:color w:val="FF0000"/>
              </w:rPr>
            </w:pPr>
          </w:p>
        </w:tc>
        <w:tc>
          <w:tcPr>
            <w:tcW w:w="0" w:type="auto"/>
            <w:tcBorders>
              <w:top w:val="single" w:sz="4" w:space="0" w:color="000000"/>
              <w:left w:val="single" w:sz="4" w:space="0" w:color="000000"/>
              <w:bottom w:val="single" w:sz="4" w:space="0" w:color="000000"/>
              <w:right w:val="single" w:sz="4" w:space="0" w:color="000000"/>
            </w:tcBorders>
          </w:tcPr>
          <w:p w14:paraId="24706BA5" w14:textId="77777777" w:rsidR="0028501F" w:rsidRPr="00862F98" w:rsidRDefault="0028501F" w:rsidP="009179F0">
            <w:pPr>
              <w:spacing w:after="0" w:line="240" w:lineRule="auto"/>
              <w:jc w:val="center"/>
              <w:rPr>
                <w:rFonts w:ascii="Arial" w:hAnsi="Arial" w:cs="Arial"/>
                <w:b/>
                <w:bCs/>
                <w:color w:val="000000"/>
              </w:rPr>
            </w:pPr>
          </w:p>
        </w:tc>
        <w:tc>
          <w:tcPr>
            <w:tcW w:w="0" w:type="auto"/>
            <w:tcBorders>
              <w:top w:val="single" w:sz="4" w:space="0" w:color="000000"/>
              <w:left w:val="single" w:sz="4" w:space="0" w:color="000000"/>
              <w:bottom w:val="single" w:sz="4" w:space="0" w:color="000000"/>
              <w:right w:val="single" w:sz="4" w:space="0" w:color="000000"/>
            </w:tcBorders>
          </w:tcPr>
          <w:p w14:paraId="07DE4D8B" w14:textId="77777777" w:rsidR="0028501F" w:rsidRPr="00862F98" w:rsidRDefault="0028501F" w:rsidP="009179F0">
            <w:pPr>
              <w:spacing w:after="0" w:line="240" w:lineRule="auto"/>
              <w:jc w:val="center"/>
              <w:rPr>
                <w:rFonts w:ascii="Arial" w:hAnsi="Arial" w:cs="Arial"/>
                <w:b/>
                <w:bCs/>
                <w:color w:val="000000"/>
              </w:rPr>
            </w:pPr>
          </w:p>
        </w:tc>
        <w:tc>
          <w:tcPr>
            <w:tcW w:w="0" w:type="auto"/>
            <w:tcBorders>
              <w:top w:val="single" w:sz="4" w:space="0" w:color="000000"/>
              <w:left w:val="single" w:sz="4" w:space="0" w:color="000000"/>
              <w:bottom w:val="single" w:sz="4" w:space="0" w:color="000000"/>
              <w:right w:val="single" w:sz="4" w:space="0" w:color="000000"/>
            </w:tcBorders>
          </w:tcPr>
          <w:p w14:paraId="7651949A" w14:textId="77777777" w:rsidR="0028501F" w:rsidRPr="00862F98" w:rsidRDefault="0028501F" w:rsidP="009179F0">
            <w:pPr>
              <w:spacing w:after="0" w:line="240" w:lineRule="auto"/>
              <w:jc w:val="center"/>
              <w:rPr>
                <w:rFonts w:ascii="Arial" w:hAnsi="Arial" w:cs="Arial"/>
                <w:b/>
                <w:bCs/>
                <w:color w:val="000000"/>
              </w:rPr>
            </w:pPr>
          </w:p>
        </w:tc>
        <w:tc>
          <w:tcPr>
            <w:tcW w:w="0" w:type="auto"/>
            <w:tcBorders>
              <w:top w:val="single" w:sz="4" w:space="0" w:color="000000"/>
              <w:left w:val="single" w:sz="4" w:space="0" w:color="000000"/>
              <w:bottom w:val="single" w:sz="4" w:space="0" w:color="000000"/>
              <w:right w:val="single" w:sz="4" w:space="0" w:color="000000"/>
            </w:tcBorders>
          </w:tcPr>
          <w:p w14:paraId="32BEC03F" w14:textId="77777777" w:rsidR="0028501F" w:rsidRPr="00862F98" w:rsidRDefault="0028501F" w:rsidP="009179F0">
            <w:pPr>
              <w:spacing w:after="0" w:line="240" w:lineRule="auto"/>
              <w:jc w:val="center"/>
              <w:rPr>
                <w:rFonts w:ascii="Arial" w:hAnsi="Arial" w:cs="Arial"/>
                <w:b/>
                <w:bCs/>
                <w:color w:val="000000"/>
              </w:rPr>
            </w:pPr>
          </w:p>
        </w:tc>
        <w:tc>
          <w:tcPr>
            <w:tcW w:w="0" w:type="auto"/>
            <w:tcBorders>
              <w:top w:val="single" w:sz="4" w:space="0" w:color="000000"/>
              <w:left w:val="single" w:sz="4" w:space="0" w:color="000000"/>
              <w:bottom w:val="single" w:sz="4" w:space="0" w:color="000000"/>
              <w:right w:val="single" w:sz="4" w:space="0" w:color="000000"/>
            </w:tcBorders>
          </w:tcPr>
          <w:p w14:paraId="5AE204BB" w14:textId="77777777" w:rsidR="0028501F" w:rsidRPr="00862F98" w:rsidRDefault="0028501F" w:rsidP="009179F0">
            <w:pPr>
              <w:spacing w:after="0" w:line="240" w:lineRule="auto"/>
              <w:jc w:val="center"/>
              <w:rPr>
                <w:rFonts w:ascii="Arial" w:hAnsi="Arial" w:cs="Arial"/>
                <w:b/>
                <w:bCs/>
                <w:color w:val="000000"/>
              </w:rPr>
            </w:pPr>
          </w:p>
        </w:tc>
        <w:tc>
          <w:tcPr>
            <w:tcW w:w="0" w:type="auto"/>
            <w:tcBorders>
              <w:top w:val="single" w:sz="4" w:space="0" w:color="000000"/>
              <w:left w:val="single" w:sz="4" w:space="0" w:color="000000"/>
              <w:bottom w:val="single" w:sz="4" w:space="0" w:color="000000"/>
              <w:right w:val="single" w:sz="4" w:space="0" w:color="000000"/>
            </w:tcBorders>
          </w:tcPr>
          <w:p w14:paraId="2BDC5D97" w14:textId="77777777" w:rsidR="0028501F" w:rsidRPr="00862F98" w:rsidRDefault="0028501F" w:rsidP="009179F0">
            <w:pPr>
              <w:spacing w:after="0" w:line="240" w:lineRule="auto"/>
              <w:jc w:val="center"/>
              <w:rPr>
                <w:rFonts w:ascii="Arial" w:hAnsi="Arial" w:cs="Arial"/>
                <w:b/>
                <w:bCs/>
                <w:color w:val="000000"/>
              </w:rPr>
            </w:pPr>
          </w:p>
        </w:tc>
        <w:tc>
          <w:tcPr>
            <w:tcW w:w="0" w:type="auto"/>
            <w:tcBorders>
              <w:top w:val="single" w:sz="4" w:space="0" w:color="000000"/>
              <w:left w:val="single" w:sz="4" w:space="0" w:color="000000"/>
              <w:bottom w:val="single" w:sz="4" w:space="0" w:color="000000"/>
              <w:right w:val="single" w:sz="4" w:space="0" w:color="000000"/>
            </w:tcBorders>
          </w:tcPr>
          <w:p w14:paraId="3FFF33A9" w14:textId="77777777" w:rsidR="0028501F" w:rsidRPr="00862F98" w:rsidRDefault="0028501F" w:rsidP="009179F0">
            <w:pPr>
              <w:spacing w:after="0" w:line="240" w:lineRule="auto"/>
              <w:jc w:val="center"/>
              <w:rPr>
                <w:rFonts w:ascii="Arial" w:hAnsi="Arial" w:cs="Arial"/>
                <w:color w:val="000000"/>
              </w:rPr>
            </w:pPr>
          </w:p>
        </w:tc>
        <w:tc>
          <w:tcPr>
            <w:tcW w:w="359" w:type="dxa"/>
            <w:tcBorders>
              <w:top w:val="single" w:sz="4" w:space="0" w:color="000000"/>
              <w:left w:val="single" w:sz="4" w:space="0" w:color="000000"/>
              <w:bottom w:val="single" w:sz="4" w:space="0" w:color="000000"/>
              <w:right w:val="single" w:sz="4" w:space="0" w:color="000000"/>
            </w:tcBorders>
          </w:tcPr>
          <w:p w14:paraId="3C6DB103" w14:textId="77777777" w:rsidR="0028501F" w:rsidRPr="00862F98" w:rsidRDefault="0028501F" w:rsidP="009179F0">
            <w:pPr>
              <w:spacing w:after="0" w:line="240" w:lineRule="auto"/>
              <w:jc w:val="center"/>
              <w:rPr>
                <w:rFonts w:ascii="Arial" w:hAnsi="Arial" w:cs="Arial"/>
                <w:color w:val="000000"/>
              </w:rPr>
            </w:pPr>
          </w:p>
        </w:tc>
        <w:tc>
          <w:tcPr>
            <w:tcW w:w="476" w:type="dxa"/>
            <w:tcBorders>
              <w:top w:val="single" w:sz="4" w:space="0" w:color="000000"/>
              <w:left w:val="single" w:sz="4" w:space="0" w:color="000000"/>
              <w:bottom w:val="single" w:sz="4" w:space="0" w:color="000000"/>
              <w:right w:val="single" w:sz="4" w:space="0" w:color="000000"/>
            </w:tcBorders>
          </w:tcPr>
          <w:p w14:paraId="572C9907" w14:textId="77777777" w:rsidR="0028501F" w:rsidRPr="00862F98" w:rsidRDefault="0028501F" w:rsidP="009179F0">
            <w:pPr>
              <w:spacing w:after="0" w:line="240" w:lineRule="auto"/>
              <w:jc w:val="center"/>
              <w:rPr>
                <w:rFonts w:ascii="Arial" w:hAnsi="Arial" w:cs="Arial"/>
                <w:color w:val="000000"/>
              </w:rPr>
            </w:pPr>
          </w:p>
        </w:tc>
        <w:tc>
          <w:tcPr>
            <w:tcW w:w="341" w:type="dxa"/>
            <w:tcBorders>
              <w:top w:val="single" w:sz="4" w:space="0" w:color="000000"/>
              <w:left w:val="single" w:sz="4" w:space="0" w:color="000000"/>
              <w:bottom w:val="single" w:sz="4" w:space="0" w:color="000000"/>
              <w:right w:val="single" w:sz="4" w:space="0" w:color="000000"/>
            </w:tcBorders>
          </w:tcPr>
          <w:p w14:paraId="64F792AF" w14:textId="77777777" w:rsidR="0028501F" w:rsidRPr="00862F98" w:rsidRDefault="0028501F" w:rsidP="009179F0">
            <w:pPr>
              <w:spacing w:after="0" w:line="240" w:lineRule="auto"/>
              <w:jc w:val="center"/>
              <w:rPr>
                <w:rFonts w:ascii="Arial" w:hAnsi="Arial" w:cs="Arial"/>
                <w:color w:val="000000"/>
              </w:rPr>
            </w:pPr>
          </w:p>
        </w:tc>
        <w:tc>
          <w:tcPr>
            <w:tcW w:w="341" w:type="dxa"/>
            <w:tcBorders>
              <w:top w:val="single" w:sz="4" w:space="0" w:color="000000"/>
              <w:left w:val="single" w:sz="4" w:space="0" w:color="000000"/>
              <w:bottom w:val="single" w:sz="4" w:space="0" w:color="000000"/>
              <w:right w:val="single" w:sz="4" w:space="0" w:color="000000"/>
            </w:tcBorders>
          </w:tcPr>
          <w:p w14:paraId="08C3280F" w14:textId="77777777" w:rsidR="0028501F" w:rsidRPr="00862F98" w:rsidRDefault="0028501F" w:rsidP="009179F0">
            <w:pPr>
              <w:spacing w:after="0" w:line="240" w:lineRule="auto"/>
              <w:jc w:val="center"/>
              <w:rPr>
                <w:rFonts w:ascii="Arial" w:hAnsi="Arial" w:cs="Arial"/>
                <w:color w:val="000000"/>
              </w:rPr>
            </w:pPr>
          </w:p>
        </w:tc>
      </w:tr>
      <w:tr w:rsidR="005937D5" w:rsidRPr="00B84159" w14:paraId="7FA2CA3E" w14:textId="77777777" w:rsidTr="00166BB0">
        <w:trPr>
          <w:trHeight w:val="647"/>
        </w:trPr>
        <w:tc>
          <w:tcPr>
            <w:tcW w:w="5379" w:type="dxa"/>
            <w:tcBorders>
              <w:top w:val="single" w:sz="4" w:space="0" w:color="000000"/>
              <w:left w:val="single" w:sz="4" w:space="0" w:color="000000"/>
              <w:bottom w:val="single" w:sz="4" w:space="0" w:color="000000"/>
              <w:right w:val="single" w:sz="4" w:space="0" w:color="000000"/>
            </w:tcBorders>
            <w:vAlign w:val="center"/>
            <w:hideMark/>
          </w:tcPr>
          <w:p w14:paraId="72E2A392" w14:textId="77777777" w:rsidR="0028501F" w:rsidRPr="00862F98" w:rsidRDefault="0028501F" w:rsidP="009179F0">
            <w:pPr>
              <w:spacing w:after="0" w:line="240" w:lineRule="auto"/>
              <w:jc w:val="both"/>
              <w:rPr>
                <w:rFonts w:ascii="Arial" w:hAnsi="Arial" w:cs="Arial"/>
                <w:color w:val="000000"/>
              </w:rPr>
            </w:pPr>
            <w:r w:rsidRPr="00862F98">
              <w:rPr>
                <w:rFonts w:ascii="Arial" w:hAnsi="Arial" w:cs="Arial"/>
                <w:color w:val="000000"/>
              </w:rPr>
              <w:t>Revisión bibliográfica.</w:t>
            </w:r>
          </w:p>
        </w:tc>
        <w:tc>
          <w:tcPr>
            <w:tcW w:w="341" w:type="dxa"/>
            <w:tcBorders>
              <w:top w:val="single" w:sz="4" w:space="0" w:color="000000"/>
              <w:left w:val="single" w:sz="4" w:space="0" w:color="000000"/>
              <w:bottom w:val="single" w:sz="4" w:space="0" w:color="000000"/>
              <w:right w:val="single" w:sz="4" w:space="0" w:color="000000"/>
            </w:tcBorders>
          </w:tcPr>
          <w:p w14:paraId="7BAA1B76" w14:textId="77777777" w:rsidR="0028501F" w:rsidRPr="00862F98" w:rsidRDefault="0028501F" w:rsidP="009179F0">
            <w:pPr>
              <w:spacing w:after="0" w:line="240" w:lineRule="auto"/>
              <w:jc w:val="center"/>
              <w:rPr>
                <w:rFonts w:ascii="Arial" w:hAnsi="Arial" w:cs="Arial"/>
                <w:b/>
                <w:color w:val="FF0000"/>
              </w:rPr>
            </w:pPr>
          </w:p>
        </w:tc>
        <w:tc>
          <w:tcPr>
            <w:tcW w:w="341" w:type="dxa"/>
            <w:tcBorders>
              <w:top w:val="single" w:sz="4" w:space="0" w:color="000000"/>
              <w:left w:val="single" w:sz="4" w:space="0" w:color="000000"/>
              <w:bottom w:val="single" w:sz="4" w:space="0" w:color="000000"/>
              <w:right w:val="single" w:sz="4" w:space="0" w:color="000000"/>
            </w:tcBorders>
          </w:tcPr>
          <w:p w14:paraId="47EC6EC9" w14:textId="77777777" w:rsidR="0028501F" w:rsidRPr="00862F98" w:rsidRDefault="0028501F" w:rsidP="009179F0">
            <w:pPr>
              <w:spacing w:after="0" w:line="240" w:lineRule="auto"/>
              <w:jc w:val="center"/>
              <w:rPr>
                <w:rFonts w:ascii="Arial" w:hAnsi="Arial" w:cs="Arial"/>
                <w:b/>
                <w:color w:val="FF0000"/>
              </w:rPr>
            </w:pPr>
          </w:p>
        </w:tc>
        <w:tc>
          <w:tcPr>
            <w:tcW w:w="341" w:type="dxa"/>
            <w:tcBorders>
              <w:top w:val="single" w:sz="4" w:space="0" w:color="000000"/>
              <w:left w:val="single" w:sz="4" w:space="0" w:color="000000"/>
              <w:bottom w:val="single" w:sz="4" w:space="0" w:color="000000"/>
              <w:right w:val="single" w:sz="4" w:space="0" w:color="000000"/>
            </w:tcBorders>
            <w:shd w:val="clear" w:color="auto" w:fill="97EAFB"/>
          </w:tcPr>
          <w:p w14:paraId="5462E4AB" w14:textId="77777777" w:rsidR="0028501F" w:rsidRPr="00862F98" w:rsidRDefault="0028501F" w:rsidP="009179F0">
            <w:pPr>
              <w:spacing w:after="0" w:line="240" w:lineRule="auto"/>
              <w:jc w:val="center"/>
              <w:rPr>
                <w:rFonts w:ascii="Arial" w:hAnsi="Arial" w:cs="Arial"/>
                <w:b/>
                <w:color w:val="FF0000"/>
              </w:rPr>
            </w:pPr>
          </w:p>
        </w:tc>
        <w:tc>
          <w:tcPr>
            <w:tcW w:w="341" w:type="dxa"/>
            <w:tcBorders>
              <w:top w:val="single" w:sz="4" w:space="0" w:color="000000"/>
              <w:left w:val="single" w:sz="4" w:space="0" w:color="000000"/>
              <w:bottom w:val="single" w:sz="4" w:space="0" w:color="000000"/>
              <w:right w:val="single" w:sz="4" w:space="0" w:color="000000"/>
            </w:tcBorders>
            <w:shd w:val="clear" w:color="auto" w:fill="97EAFB"/>
          </w:tcPr>
          <w:p w14:paraId="70EB512E" w14:textId="77777777" w:rsidR="0028501F" w:rsidRPr="00862F98" w:rsidRDefault="0028501F" w:rsidP="009179F0">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0E96427B" w14:textId="77777777" w:rsidR="0028501F" w:rsidRPr="00862F98" w:rsidRDefault="0028501F" w:rsidP="009179F0">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35812A66" w14:textId="77777777" w:rsidR="0028501F" w:rsidRPr="00862F98" w:rsidRDefault="0028501F" w:rsidP="009179F0">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374449FF" w14:textId="77777777" w:rsidR="0028501F" w:rsidRPr="00862F98" w:rsidRDefault="0028501F" w:rsidP="009179F0">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51D7854A" w14:textId="77777777" w:rsidR="0028501F" w:rsidRPr="00862F98" w:rsidRDefault="0028501F" w:rsidP="009179F0">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542156ED" w14:textId="77777777" w:rsidR="0028501F" w:rsidRPr="00862F98" w:rsidRDefault="0028501F" w:rsidP="009179F0">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1E10A348" w14:textId="77777777" w:rsidR="0028501F" w:rsidRPr="00862F98" w:rsidRDefault="0028501F" w:rsidP="009179F0">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7F54CB2F" w14:textId="77777777" w:rsidR="0028501F" w:rsidRPr="00862F98" w:rsidRDefault="0028501F" w:rsidP="009179F0">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7303B598" w14:textId="77777777" w:rsidR="0028501F" w:rsidRPr="00862F98" w:rsidRDefault="0028501F" w:rsidP="009179F0">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705A7B3B" w14:textId="77777777" w:rsidR="0028501F" w:rsidRPr="00862F98" w:rsidRDefault="0028501F" w:rsidP="009179F0">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5A367FBE" w14:textId="77777777" w:rsidR="0028501F" w:rsidRPr="00862F98" w:rsidRDefault="0028501F" w:rsidP="009179F0">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77CF78DB" w14:textId="77777777" w:rsidR="0028501F" w:rsidRPr="00862F98" w:rsidRDefault="0028501F" w:rsidP="009179F0">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6D5C6BC8" w14:textId="77777777" w:rsidR="0028501F" w:rsidRPr="00862F98" w:rsidRDefault="0028501F" w:rsidP="009179F0">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0D9FCC2C" w14:textId="77777777" w:rsidR="0028501F" w:rsidRPr="00862F98" w:rsidRDefault="0028501F" w:rsidP="009179F0">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466878D8" w14:textId="77777777" w:rsidR="0028501F" w:rsidRPr="00862F98" w:rsidRDefault="0028501F" w:rsidP="009179F0">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30F0CD89" w14:textId="77777777" w:rsidR="0028501F" w:rsidRPr="00862F98" w:rsidRDefault="0028501F" w:rsidP="009179F0">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2109DD29" w14:textId="77777777" w:rsidR="0028501F" w:rsidRPr="00862F98" w:rsidRDefault="0028501F" w:rsidP="009179F0">
            <w:pPr>
              <w:spacing w:after="0" w:line="240" w:lineRule="auto"/>
              <w:jc w:val="center"/>
              <w:rPr>
                <w:rFonts w:ascii="Arial" w:hAnsi="Arial" w:cs="Arial"/>
                <w:color w:val="000000"/>
              </w:rPr>
            </w:pPr>
          </w:p>
        </w:tc>
        <w:tc>
          <w:tcPr>
            <w:tcW w:w="359" w:type="dxa"/>
            <w:tcBorders>
              <w:top w:val="single" w:sz="4" w:space="0" w:color="000000"/>
              <w:left w:val="single" w:sz="4" w:space="0" w:color="000000"/>
              <w:bottom w:val="single" w:sz="4" w:space="0" w:color="000000"/>
              <w:right w:val="single" w:sz="4" w:space="0" w:color="000000"/>
            </w:tcBorders>
          </w:tcPr>
          <w:p w14:paraId="12761FF3" w14:textId="77777777" w:rsidR="0028501F" w:rsidRPr="00862F98" w:rsidRDefault="0028501F" w:rsidP="009179F0">
            <w:pPr>
              <w:spacing w:after="0" w:line="240" w:lineRule="auto"/>
              <w:jc w:val="center"/>
              <w:rPr>
                <w:rFonts w:ascii="Arial" w:hAnsi="Arial" w:cs="Arial"/>
                <w:color w:val="000000"/>
              </w:rPr>
            </w:pPr>
          </w:p>
        </w:tc>
        <w:tc>
          <w:tcPr>
            <w:tcW w:w="476" w:type="dxa"/>
            <w:tcBorders>
              <w:top w:val="single" w:sz="4" w:space="0" w:color="000000"/>
              <w:left w:val="single" w:sz="4" w:space="0" w:color="000000"/>
              <w:bottom w:val="single" w:sz="4" w:space="0" w:color="000000"/>
              <w:right w:val="single" w:sz="4" w:space="0" w:color="000000"/>
            </w:tcBorders>
          </w:tcPr>
          <w:p w14:paraId="58B46DA4" w14:textId="77777777" w:rsidR="0028501F" w:rsidRPr="00862F98" w:rsidRDefault="0028501F" w:rsidP="009179F0">
            <w:pPr>
              <w:spacing w:after="0" w:line="240" w:lineRule="auto"/>
              <w:jc w:val="center"/>
              <w:rPr>
                <w:rFonts w:ascii="Arial" w:hAnsi="Arial" w:cs="Arial"/>
                <w:color w:val="000000"/>
              </w:rPr>
            </w:pPr>
          </w:p>
        </w:tc>
        <w:tc>
          <w:tcPr>
            <w:tcW w:w="341" w:type="dxa"/>
            <w:tcBorders>
              <w:top w:val="single" w:sz="4" w:space="0" w:color="000000"/>
              <w:left w:val="single" w:sz="4" w:space="0" w:color="000000"/>
              <w:bottom w:val="single" w:sz="4" w:space="0" w:color="000000"/>
              <w:right w:val="single" w:sz="4" w:space="0" w:color="000000"/>
            </w:tcBorders>
          </w:tcPr>
          <w:p w14:paraId="1CDF078B" w14:textId="77777777" w:rsidR="0028501F" w:rsidRPr="00862F98" w:rsidRDefault="0028501F" w:rsidP="009179F0">
            <w:pPr>
              <w:spacing w:after="0" w:line="240" w:lineRule="auto"/>
              <w:jc w:val="center"/>
              <w:rPr>
                <w:rFonts w:ascii="Arial" w:hAnsi="Arial" w:cs="Arial"/>
                <w:color w:val="000000"/>
              </w:rPr>
            </w:pPr>
          </w:p>
        </w:tc>
        <w:tc>
          <w:tcPr>
            <w:tcW w:w="341" w:type="dxa"/>
            <w:tcBorders>
              <w:top w:val="single" w:sz="4" w:space="0" w:color="000000"/>
              <w:left w:val="single" w:sz="4" w:space="0" w:color="000000"/>
              <w:bottom w:val="single" w:sz="4" w:space="0" w:color="000000"/>
              <w:right w:val="single" w:sz="4" w:space="0" w:color="000000"/>
            </w:tcBorders>
          </w:tcPr>
          <w:p w14:paraId="3331269B" w14:textId="77777777" w:rsidR="0028501F" w:rsidRPr="00862F98" w:rsidRDefault="0028501F" w:rsidP="009179F0">
            <w:pPr>
              <w:spacing w:after="0" w:line="240" w:lineRule="auto"/>
              <w:jc w:val="center"/>
              <w:rPr>
                <w:rFonts w:ascii="Arial" w:hAnsi="Arial" w:cs="Arial"/>
                <w:color w:val="000000"/>
              </w:rPr>
            </w:pPr>
          </w:p>
        </w:tc>
      </w:tr>
      <w:tr w:rsidR="005937D5" w:rsidRPr="00B84159" w14:paraId="22B35650" w14:textId="77777777" w:rsidTr="00166BB0">
        <w:trPr>
          <w:trHeight w:val="754"/>
        </w:trPr>
        <w:tc>
          <w:tcPr>
            <w:tcW w:w="5379" w:type="dxa"/>
            <w:tcBorders>
              <w:top w:val="single" w:sz="4" w:space="0" w:color="000000"/>
              <w:left w:val="single" w:sz="4" w:space="0" w:color="000000"/>
              <w:bottom w:val="single" w:sz="4" w:space="0" w:color="000000"/>
              <w:right w:val="single" w:sz="4" w:space="0" w:color="000000"/>
            </w:tcBorders>
            <w:noWrap/>
            <w:vAlign w:val="center"/>
            <w:hideMark/>
          </w:tcPr>
          <w:p w14:paraId="2335A6BC" w14:textId="77777777" w:rsidR="0028501F" w:rsidRPr="00862F98" w:rsidRDefault="0028501F" w:rsidP="009179F0">
            <w:pPr>
              <w:spacing w:after="0" w:line="240" w:lineRule="auto"/>
              <w:jc w:val="both"/>
              <w:rPr>
                <w:rFonts w:ascii="Arial" w:hAnsi="Arial" w:cs="Arial"/>
                <w:lang w:val="es-VE"/>
              </w:rPr>
            </w:pPr>
            <w:r w:rsidRPr="00862F98">
              <w:rPr>
                <w:rFonts w:ascii="Arial" w:hAnsi="Arial" w:cs="Arial"/>
                <w:color w:val="000000"/>
              </w:rPr>
              <w:t>Planificación y diseño de la investigación.</w:t>
            </w:r>
          </w:p>
        </w:tc>
        <w:tc>
          <w:tcPr>
            <w:tcW w:w="341" w:type="dxa"/>
            <w:tcBorders>
              <w:top w:val="single" w:sz="4" w:space="0" w:color="000000"/>
              <w:left w:val="single" w:sz="4" w:space="0" w:color="000000"/>
              <w:bottom w:val="single" w:sz="4" w:space="0" w:color="000000"/>
              <w:right w:val="single" w:sz="4" w:space="0" w:color="000000"/>
            </w:tcBorders>
          </w:tcPr>
          <w:p w14:paraId="5C4A37A9" w14:textId="77777777" w:rsidR="0028501F" w:rsidRPr="00862F98" w:rsidRDefault="0028501F" w:rsidP="009179F0">
            <w:pPr>
              <w:spacing w:after="0" w:line="240" w:lineRule="auto"/>
              <w:jc w:val="center"/>
              <w:rPr>
                <w:rFonts w:ascii="Arial" w:hAnsi="Arial" w:cs="Arial"/>
                <w:b/>
                <w:color w:val="FF0000"/>
              </w:rPr>
            </w:pPr>
          </w:p>
        </w:tc>
        <w:tc>
          <w:tcPr>
            <w:tcW w:w="341" w:type="dxa"/>
            <w:tcBorders>
              <w:top w:val="single" w:sz="4" w:space="0" w:color="000000"/>
              <w:left w:val="single" w:sz="4" w:space="0" w:color="000000"/>
              <w:bottom w:val="single" w:sz="4" w:space="0" w:color="000000"/>
              <w:right w:val="single" w:sz="4" w:space="0" w:color="000000"/>
            </w:tcBorders>
          </w:tcPr>
          <w:p w14:paraId="26464588" w14:textId="77777777" w:rsidR="0028501F" w:rsidRPr="00862F98" w:rsidRDefault="0028501F" w:rsidP="009179F0">
            <w:pPr>
              <w:spacing w:after="0" w:line="240" w:lineRule="auto"/>
              <w:jc w:val="center"/>
              <w:rPr>
                <w:rFonts w:ascii="Arial" w:hAnsi="Arial" w:cs="Arial"/>
                <w:b/>
                <w:color w:val="FF0000"/>
              </w:rPr>
            </w:pPr>
          </w:p>
        </w:tc>
        <w:tc>
          <w:tcPr>
            <w:tcW w:w="341" w:type="dxa"/>
            <w:tcBorders>
              <w:top w:val="single" w:sz="4" w:space="0" w:color="000000"/>
              <w:left w:val="single" w:sz="4" w:space="0" w:color="000000"/>
              <w:bottom w:val="single" w:sz="4" w:space="0" w:color="000000"/>
              <w:right w:val="single" w:sz="4" w:space="0" w:color="000000"/>
            </w:tcBorders>
          </w:tcPr>
          <w:p w14:paraId="70E644E6" w14:textId="77777777" w:rsidR="0028501F" w:rsidRPr="00862F98" w:rsidRDefault="0028501F" w:rsidP="009179F0">
            <w:pPr>
              <w:spacing w:after="0" w:line="240" w:lineRule="auto"/>
              <w:jc w:val="center"/>
              <w:rPr>
                <w:rFonts w:ascii="Arial" w:hAnsi="Arial" w:cs="Arial"/>
                <w:b/>
                <w:color w:val="FF0000"/>
              </w:rPr>
            </w:pPr>
          </w:p>
        </w:tc>
        <w:tc>
          <w:tcPr>
            <w:tcW w:w="341" w:type="dxa"/>
            <w:tcBorders>
              <w:top w:val="single" w:sz="4" w:space="0" w:color="000000"/>
              <w:left w:val="single" w:sz="4" w:space="0" w:color="000000"/>
              <w:bottom w:val="single" w:sz="4" w:space="0" w:color="000000"/>
              <w:right w:val="single" w:sz="4" w:space="0" w:color="000000"/>
            </w:tcBorders>
            <w:shd w:val="clear" w:color="auto" w:fill="97EAFB"/>
          </w:tcPr>
          <w:p w14:paraId="4CEE2B3B" w14:textId="77777777" w:rsidR="0028501F" w:rsidRPr="00862F98" w:rsidRDefault="0028501F" w:rsidP="009179F0">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67FD640D" w14:textId="77777777" w:rsidR="0028501F" w:rsidRPr="00862F98" w:rsidRDefault="0028501F" w:rsidP="009179F0">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7EF43CF5" w14:textId="77777777" w:rsidR="0028501F" w:rsidRPr="00862F98" w:rsidRDefault="0028501F" w:rsidP="009179F0">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7AD374F7" w14:textId="77777777" w:rsidR="0028501F" w:rsidRPr="00862F98" w:rsidRDefault="0028501F" w:rsidP="009179F0">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1D3B3293" w14:textId="77777777" w:rsidR="0028501F" w:rsidRPr="00862F98" w:rsidRDefault="0028501F" w:rsidP="009179F0">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030FFB36" w14:textId="77777777" w:rsidR="0028501F" w:rsidRPr="00862F98" w:rsidRDefault="0028501F" w:rsidP="009179F0">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1724F6E0" w14:textId="77777777" w:rsidR="0028501F" w:rsidRPr="00862F98" w:rsidRDefault="0028501F" w:rsidP="009179F0">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001FA1F5" w14:textId="77777777" w:rsidR="0028501F" w:rsidRPr="00862F98" w:rsidRDefault="0028501F" w:rsidP="009179F0">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5894EF6C" w14:textId="77777777" w:rsidR="0028501F" w:rsidRPr="00862F98" w:rsidRDefault="0028501F" w:rsidP="009179F0">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64B1DDA5" w14:textId="77777777" w:rsidR="0028501F" w:rsidRPr="00862F98" w:rsidRDefault="0028501F" w:rsidP="009179F0">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1691023F" w14:textId="77777777" w:rsidR="0028501F" w:rsidRPr="00862F98" w:rsidRDefault="0028501F" w:rsidP="009179F0">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540FF5AA" w14:textId="77777777" w:rsidR="0028501F" w:rsidRPr="00862F98" w:rsidRDefault="0028501F" w:rsidP="009179F0">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03505F3E" w14:textId="77777777" w:rsidR="0028501F" w:rsidRPr="00862F98" w:rsidRDefault="0028501F" w:rsidP="009179F0">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3D6270E4" w14:textId="77777777" w:rsidR="0028501F" w:rsidRPr="00862F98" w:rsidRDefault="0028501F" w:rsidP="009179F0">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0491AA7C" w14:textId="77777777" w:rsidR="0028501F" w:rsidRPr="00862F98" w:rsidRDefault="0028501F" w:rsidP="009179F0">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6345FE62" w14:textId="77777777" w:rsidR="0028501F" w:rsidRPr="00862F98" w:rsidRDefault="0028501F" w:rsidP="009179F0">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0F3CDD4E" w14:textId="77777777" w:rsidR="0028501F" w:rsidRPr="00862F98" w:rsidRDefault="0028501F" w:rsidP="009179F0">
            <w:pPr>
              <w:spacing w:after="0" w:line="240" w:lineRule="auto"/>
              <w:jc w:val="center"/>
              <w:rPr>
                <w:rFonts w:ascii="Arial" w:hAnsi="Arial" w:cs="Arial"/>
                <w:color w:val="000000"/>
              </w:rPr>
            </w:pPr>
          </w:p>
        </w:tc>
        <w:tc>
          <w:tcPr>
            <w:tcW w:w="359" w:type="dxa"/>
            <w:tcBorders>
              <w:top w:val="single" w:sz="4" w:space="0" w:color="000000"/>
              <w:left w:val="single" w:sz="4" w:space="0" w:color="000000"/>
              <w:bottom w:val="single" w:sz="4" w:space="0" w:color="000000"/>
              <w:right w:val="single" w:sz="4" w:space="0" w:color="000000"/>
            </w:tcBorders>
          </w:tcPr>
          <w:p w14:paraId="2D02BBCC" w14:textId="77777777" w:rsidR="0028501F" w:rsidRPr="00862F98" w:rsidRDefault="0028501F" w:rsidP="009179F0">
            <w:pPr>
              <w:spacing w:after="0" w:line="240" w:lineRule="auto"/>
              <w:jc w:val="center"/>
              <w:rPr>
                <w:rFonts w:ascii="Arial" w:hAnsi="Arial" w:cs="Arial"/>
                <w:color w:val="000000"/>
              </w:rPr>
            </w:pPr>
          </w:p>
        </w:tc>
        <w:tc>
          <w:tcPr>
            <w:tcW w:w="476" w:type="dxa"/>
            <w:tcBorders>
              <w:top w:val="single" w:sz="4" w:space="0" w:color="000000"/>
              <w:left w:val="single" w:sz="4" w:space="0" w:color="000000"/>
              <w:bottom w:val="single" w:sz="4" w:space="0" w:color="000000"/>
              <w:right w:val="single" w:sz="4" w:space="0" w:color="000000"/>
            </w:tcBorders>
          </w:tcPr>
          <w:p w14:paraId="5CEB5F5E" w14:textId="77777777" w:rsidR="0028501F" w:rsidRPr="00862F98" w:rsidRDefault="0028501F" w:rsidP="009179F0">
            <w:pPr>
              <w:spacing w:after="0" w:line="240" w:lineRule="auto"/>
              <w:jc w:val="center"/>
              <w:rPr>
                <w:rFonts w:ascii="Arial" w:hAnsi="Arial" w:cs="Arial"/>
                <w:color w:val="000000"/>
              </w:rPr>
            </w:pPr>
          </w:p>
        </w:tc>
        <w:tc>
          <w:tcPr>
            <w:tcW w:w="341" w:type="dxa"/>
            <w:tcBorders>
              <w:top w:val="single" w:sz="4" w:space="0" w:color="000000"/>
              <w:left w:val="single" w:sz="4" w:space="0" w:color="000000"/>
              <w:bottom w:val="single" w:sz="4" w:space="0" w:color="000000"/>
              <w:right w:val="single" w:sz="4" w:space="0" w:color="000000"/>
            </w:tcBorders>
          </w:tcPr>
          <w:p w14:paraId="4CB68652" w14:textId="77777777" w:rsidR="0028501F" w:rsidRPr="00862F98" w:rsidRDefault="0028501F" w:rsidP="009179F0">
            <w:pPr>
              <w:spacing w:after="0" w:line="240" w:lineRule="auto"/>
              <w:jc w:val="center"/>
              <w:rPr>
                <w:rFonts w:ascii="Arial" w:hAnsi="Arial" w:cs="Arial"/>
                <w:color w:val="000000"/>
              </w:rPr>
            </w:pPr>
          </w:p>
        </w:tc>
        <w:tc>
          <w:tcPr>
            <w:tcW w:w="341" w:type="dxa"/>
            <w:tcBorders>
              <w:top w:val="single" w:sz="4" w:space="0" w:color="000000"/>
              <w:left w:val="single" w:sz="4" w:space="0" w:color="000000"/>
              <w:bottom w:val="single" w:sz="4" w:space="0" w:color="000000"/>
              <w:right w:val="single" w:sz="4" w:space="0" w:color="000000"/>
            </w:tcBorders>
          </w:tcPr>
          <w:p w14:paraId="114BC438" w14:textId="77777777" w:rsidR="0028501F" w:rsidRPr="00862F98" w:rsidRDefault="0028501F" w:rsidP="009179F0">
            <w:pPr>
              <w:spacing w:after="0" w:line="240" w:lineRule="auto"/>
              <w:jc w:val="center"/>
              <w:rPr>
                <w:rFonts w:ascii="Arial" w:hAnsi="Arial" w:cs="Arial"/>
                <w:color w:val="000000"/>
              </w:rPr>
            </w:pPr>
          </w:p>
        </w:tc>
      </w:tr>
      <w:tr w:rsidR="005937D5" w:rsidRPr="00B84159" w14:paraId="286C725E" w14:textId="77777777" w:rsidTr="00166BB0">
        <w:trPr>
          <w:trHeight w:val="692"/>
        </w:trPr>
        <w:tc>
          <w:tcPr>
            <w:tcW w:w="5379" w:type="dxa"/>
            <w:tcBorders>
              <w:top w:val="single" w:sz="4" w:space="0" w:color="000000"/>
              <w:left w:val="single" w:sz="4" w:space="0" w:color="000000"/>
              <w:bottom w:val="single" w:sz="4" w:space="0" w:color="000000"/>
              <w:right w:val="single" w:sz="4" w:space="0" w:color="000000"/>
            </w:tcBorders>
            <w:vAlign w:val="center"/>
            <w:hideMark/>
          </w:tcPr>
          <w:p w14:paraId="5502F6DB" w14:textId="77777777" w:rsidR="0028501F" w:rsidRPr="00862F98" w:rsidRDefault="0028501F" w:rsidP="009179F0">
            <w:pPr>
              <w:spacing w:after="0" w:line="240" w:lineRule="auto"/>
              <w:jc w:val="both"/>
              <w:rPr>
                <w:rStyle w:val="Emphasis"/>
                <w:i w:val="0"/>
              </w:rPr>
            </w:pPr>
            <w:r w:rsidRPr="00862F98">
              <w:rPr>
                <w:rStyle w:val="Emphasis"/>
                <w:rFonts w:ascii="Arial" w:hAnsi="Arial" w:cs="Arial"/>
                <w:i w:val="0"/>
              </w:rPr>
              <w:t>Selección de la muestra de la investigación.</w:t>
            </w:r>
          </w:p>
        </w:tc>
        <w:tc>
          <w:tcPr>
            <w:tcW w:w="341" w:type="dxa"/>
            <w:tcBorders>
              <w:top w:val="single" w:sz="4" w:space="0" w:color="000000"/>
              <w:left w:val="single" w:sz="4" w:space="0" w:color="000000"/>
              <w:bottom w:val="single" w:sz="4" w:space="0" w:color="000000"/>
              <w:right w:val="single" w:sz="4" w:space="0" w:color="000000"/>
            </w:tcBorders>
          </w:tcPr>
          <w:p w14:paraId="6DC50772" w14:textId="77777777" w:rsidR="0028501F" w:rsidRPr="00862F98" w:rsidRDefault="0028501F" w:rsidP="009179F0">
            <w:pPr>
              <w:spacing w:after="0" w:line="240" w:lineRule="auto"/>
              <w:jc w:val="center"/>
              <w:rPr>
                <w:b/>
                <w:color w:val="FF0000"/>
              </w:rPr>
            </w:pPr>
          </w:p>
        </w:tc>
        <w:tc>
          <w:tcPr>
            <w:tcW w:w="341" w:type="dxa"/>
            <w:tcBorders>
              <w:top w:val="single" w:sz="4" w:space="0" w:color="000000"/>
              <w:left w:val="single" w:sz="4" w:space="0" w:color="000000"/>
              <w:bottom w:val="single" w:sz="4" w:space="0" w:color="000000"/>
              <w:right w:val="single" w:sz="4" w:space="0" w:color="000000"/>
            </w:tcBorders>
          </w:tcPr>
          <w:p w14:paraId="3ABBA317" w14:textId="77777777" w:rsidR="0028501F" w:rsidRPr="00862F98" w:rsidRDefault="0028501F" w:rsidP="009179F0">
            <w:pPr>
              <w:spacing w:after="0" w:line="240" w:lineRule="auto"/>
              <w:jc w:val="center"/>
              <w:rPr>
                <w:rFonts w:ascii="Arial" w:hAnsi="Arial" w:cs="Arial"/>
                <w:b/>
                <w:color w:val="FF0000"/>
              </w:rPr>
            </w:pPr>
          </w:p>
        </w:tc>
        <w:tc>
          <w:tcPr>
            <w:tcW w:w="341" w:type="dxa"/>
            <w:tcBorders>
              <w:top w:val="single" w:sz="4" w:space="0" w:color="000000"/>
              <w:left w:val="single" w:sz="4" w:space="0" w:color="000000"/>
              <w:bottom w:val="single" w:sz="4" w:space="0" w:color="000000"/>
              <w:right w:val="single" w:sz="4" w:space="0" w:color="000000"/>
            </w:tcBorders>
          </w:tcPr>
          <w:p w14:paraId="4B6C7ACD" w14:textId="77777777" w:rsidR="0028501F" w:rsidRPr="00862F98" w:rsidRDefault="0028501F" w:rsidP="009179F0">
            <w:pPr>
              <w:spacing w:after="0" w:line="240" w:lineRule="auto"/>
              <w:jc w:val="center"/>
              <w:rPr>
                <w:rFonts w:ascii="Arial" w:hAnsi="Arial" w:cs="Arial"/>
                <w:b/>
                <w:color w:val="FF0000"/>
              </w:rPr>
            </w:pPr>
          </w:p>
        </w:tc>
        <w:tc>
          <w:tcPr>
            <w:tcW w:w="341" w:type="dxa"/>
            <w:tcBorders>
              <w:top w:val="single" w:sz="4" w:space="0" w:color="000000"/>
              <w:left w:val="single" w:sz="4" w:space="0" w:color="000000"/>
              <w:bottom w:val="single" w:sz="4" w:space="0" w:color="000000"/>
              <w:right w:val="single" w:sz="4" w:space="0" w:color="000000"/>
            </w:tcBorders>
          </w:tcPr>
          <w:p w14:paraId="1BAFF553" w14:textId="77777777" w:rsidR="0028501F" w:rsidRPr="00862F98" w:rsidRDefault="0028501F" w:rsidP="009179F0">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48632561" w14:textId="77777777" w:rsidR="0028501F" w:rsidRPr="00862F98" w:rsidRDefault="0028501F" w:rsidP="009179F0">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1E9DC4DF" w14:textId="77777777" w:rsidR="0028501F" w:rsidRPr="00862F98" w:rsidRDefault="0028501F" w:rsidP="009179F0">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25964F31" w14:textId="77777777" w:rsidR="0028501F" w:rsidRPr="00862F98" w:rsidRDefault="0028501F" w:rsidP="009179F0">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1268DCC7" w14:textId="77777777" w:rsidR="0028501F" w:rsidRPr="00862F98" w:rsidRDefault="0028501F" w:rsidP="009179F0">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5BEA66D4" w14:textId="77777777" w:rsidR="0028501F" w:rsidRPr="00862F98" w:rsidRDefault="0028501F" w:rsidP="009179F0">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4A77B71F" w14:textId="77777777" w:rsidR="0028501F" w:rsidRPr="00862F98" w:rsidRDefault="0028501F" w:rsidP="009179F0">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6DB8ED83" w14:textId="77777777" w:rsidR="0028501F" w:rsidRPr="00862F98" w:rsidRDefault="0028501F" w:rsidP="009179F0">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6A7C9ED7" w14:textId="77777777" w:rsidR="0028501F" w:rsidRPr="00862F98" w:rsidRDefault="0028501F" w:rsidP="009179F0">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49E69FCE" w14:textId="77777777" w:rsidR="0028501F" w:rsidRPr="00862F98" w:rsidRDefault="0028501F" w:rsidP="009179F0">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2F8D8BC9" w14:textId="77777777" w:rsidR="0028501F" w:rsidRPr="00862F98" w:rsidRDefault="0028501F" w:rsidP="009179F0">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643871B6" w14:textId="77777777" w:rsidR="0028501F" w:rsidRPr="00862F98" w:rsidRDefault="0028501F" w:rsidP="009179F0">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646F4F32" w14:textId="77777777" w:rsidR="0028501F" w:rsidRPr="00862F98" w:rsidRDefault="0028501F" w:rsidP="009179F0">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1D3E2994" w14:textId="77777777" w:rsidR="0028501F" w:rsidRPr="00862F98" w:rsidRDefault="0028501F" w:rsidP="009179F0">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74CDC244" w14:textId="77777777" w:rsidR="0028501F" w:rsidRPr="00862F98" w:rsidRDefault="0028501F" w:rsidP="009179F0">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14A2B10D" w14:textId="77777777" w:rsidR="0028501F" w:rsidRPr="00862F98" w:rsidRDefault="0028501F" w:rsidP="009179F0">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406F0D6C" w14:textId="77777777" w:rsidR="0028501F" w:rsidRPr="00862F98" w:rsidRDefault="0028501F" w:rsidP="009179F0">
            <w:pPr>
              <w:spacing w:after="0" w:line="240" w:lineRule="auto"/>
              <w:jc w:val="center"/>
              <w:rPr>
                <w:rFonts w:ascii="Arial" w:hAnsi="Arial" w:cs="Arial"/>
                <w:color w:val="000000"/>
              </w:rPr>
            </w:pPr>
          </w:p>
        </w:tc>
        <w:tc>
          <w:tcPr>
            <w:tcW w:w="359" w:type="dxa"/>
            <w:tcBorders>
              <w:top w:val="single" w:sz="4" w:space="0" w:color="000000"/>
              <w:left w:val="single" w:sz="4" w:space="0" w:color="000000"/>
              <w:bottom w:val="single" w:sz="4" w:space="0" w:color="000000"/>
              <w:right w:val="single" w:sz="4" w:space="0" w:color="000000"/>
            </w:tcBorders>
          </w:tcPr>
          <w:p w14:paraId="7F62CFEE" w14:textId="77777777" w:rsidR="0028501F" w:rsidRPr="00862F98" w:rsidRDefault="0028501F" w:rsidP="009179F0">
            <w:pPr>
              <w:spacing w:after="0" w:line="240" w:lineRule="auto"/>
              <w:jc w:val="center"/>
              <w:rPr>
                <w:rFonts w:ascii="Arial" w:hAnsi="Arial" w:cs="Arial"/>
                <w:color w:val="000000"/>
              </w:rPr>
            </w:pPr>
          </w:p>
        </w:tc>
        <w:tc>
          <w:tcPr>
            <w:tcW w:w="476" w:type="dxa"/>
            <w:tcBorders>
              <w:top w:val="single" w:sz="4" w:space="0" w:color="000000"/>
              <w:left w:val="single" w:sz="4" w:space="0" w:color="000000"/>
              <w:bottom w:val="single" w:sz="4" w:space="0" w:color="000000"/>
              <w:right w:val="single" w:sz="4" w:space="0" w:color="000000"/>
            </w:tcBorders>
          </w:tcPr>
          <w:p w14:paraId="0CCFECA7" w14:textId="77777777" w:rsidR="0028501F" w:rsidRPr="00862F98" w:rsidRDefault="0028501F" w:rsidP="009179F0">
            <w:pPr>
              <w:spacing w:after="0" w:line="240" w:lineRule="auto"/>
              <w:jc w:val="center"/>
              <w:rPr>
                <w:rFonts w:ascii="Arial" w:hAnsi="Arial" w:cs="Arial"/>
                <w:color w:val="000000"/>
              </w:rPr>
            </w:pPr>
          </w:p>
        </w:tc>
        <w:tc>
          <w:tcPr>
            <w:tcW w:w="341" w:type="dxa"/>
            <w:tcBorders>
              <w:top w:val="single" w:sz="4" w:space="0" w:color="000000"/>
              <w:left w:val="single" w:sz="4" w:space="0" w:color="000000"/>
              <w:bottom w:val="single" w:sz="4" w:space="0" w:color="000000"/>
              <w:right w:val="single" w:sz="4" w:space="0" w:color="000000"/>
            </w:tcBorders>
          </w:tcPr>
          <w:p w14:paraId="1FB67AA4" w14:textId="77777777" w:rsidR="0028501F" w:rsidRPr="00862F98" w:rsidRDefault="0028501F" w:rsidP="009179F0">
            <w:pPr>
              <w:spacing w:after="0" w:line="240" w:lineRule="auto"/>
              <w:jc w:val="center"/>
              <w:rPr>
                <w:rFonts w:ascii="Arial" w:hAnsi="Arial" w:cs="Arial"/>
                <w:color w:val="000000"/>
              </w:rPr>
            </w:pPr>
          </w:p>
        </w:tc>
        <w:tc>
          <w:tcPr>
            <w:tcW w:w="341" w:type="dxa"/>
            <w:tcBorders>
              <w:top w:val="single" w:sz="4" w:space="0" w:color="000000"/>
              <w:left w:val="single" w:sz="4" w:space="0" w:color="000000"/>
              <w:bottom w:val="single" w:sz="4" w:space="0" w:color="000000"/>
              <w:right w:val="single" w:sz="4" w:space="0" w:color="000000"/>
            </w:tcBorders>
          </w:tcPr>
          <w:p w14:paraId="368BB35B" w14:textId="77777777" w:rsidR="0028501F" w:rsidRPr="00862F98" w:rsidRDefault="0028501F" w:rsidP="009179F0">
            <w:pPr>
              <w:spacing w:after="0" w:line="240" w:lineRule="auto"/>
              <w:jc w:val="center"/>
              <w:rPr>
                <w:rFonts w:ascii="Arial" w:hAnsi="Arial" w:cs="Arial"/>
                <w:color w:val="000000"/>
              </w:rPr>
            </w:pPr>
          </w:p>
        </w:tc>
      </w:tr>
      <w:tr w:rsidR="005937D5" w:rsidRPr="00B84159" w14:paraId="1C12BB6B" w14:textId="77777777" w:rsidTr="00166BB0">
        <w:trPr>
          <w:trHeight w:val="806"/>
        </w:trPr>
        <w:tc>
          <w:tcPr>
            <w:tcW w:w="5379" w:type="dxa"/>
            <w:tcBorders>
              <w:top w:val="single" w:sz="4" w:space="0" w:color="000000"/>
              <w:left w:val="single" w:sz="4" w:space="0" w:color="000000"/>
              <w:bottom w:val="single" w:sz="4" w:space="0" w:color="000000"/>
              <w:right w:val="single" w:sz="4" w:space="0" w:color="000000"/>
            </w:tcBorders>
            <w:vAlign w:val="center"/>
            <w:hideMark/>
          </w:tcPr>
          <w:p w14:paraId="636C3E7D" w14:textId="77777777" w:rsidR="0028501F" w:rsidRPr="00862F98" w:rsidRDefault="0028501F" w:rsidP="00F8326C">
            <w:pPr>
              <w:spacing w:after="0" w:line="240" w:lineRule="auto"/>
              <w:jc w:val="both"/>
              <w:rPr>
                <w:rStyle w:val="Emphasis"/>
                <w:i w:val="0"/>
              </w:rPr>
            </w:pPr>
            <w:r w:rsidRPr="00862F98">
              <w:rPr>
                <w:rStyle w:val="Emphasis"/>
                <w:rFonts w:ascii="Arial" w:hAnsi="Arial" w:cs="Arial"/>
                <w:i w:val="0"/>
                <w:lang w:val="es-VE"/>
              </w:rPr>
              <w:t>Identificación de las variables de mayor impacto en método de producción de los pozos a estudiar.</w:t>
            </w:r>
          </w:p>
        </w:tc>
        <w:tc>
          <w:tcPr>
            <w:tcW w:w="341" w:type="dxa"/>
            <w:tcBorders>
              <w:top w:val="single" w:sz="4" w:space="0" w:color="000000"/>
              <w:left w:val="single" w:sz="4" w:space="0" w:color="000000"/>
              <w:bottom w:val="single" w:sz="4" w:space="0" w:color="000000"/>
              <w:right w:val="single" w:sz="4" w:space="0" w:color="000000"/>
            </w:tcBorders>
          </w:tcPr>
          <w:p w14:paraId="4AA6200B" w14:textId="77777777" w:rsidR="0028501F" w:rsidRPr="00862F98" w:rsidRDefault="0028501F" w:rsidP="009179F0">
            <w:pPr>
              <w:spacing w:after="0" w:line="240" w:lineRule="auto"/>
              <w:jc w:val="center"/>
              <w:rPr>
                <w:b/>
                <w:color w:val="FF0000"/>
              </w:rPr>
            </w:pPr>
          </w:p>
        </w:tc>
        <w:tc>
          <w:tcPr>
            <w:tcW w:w="341" w:type="dxa"/>
            <w:tcBorders>
              <w:top w:val="single" w:sz="4" w:space="0" w:color="000000"/>
              <w:left w:val="single" w:sz="4" w:space="0" w:color="000000"/>
              <w:bottom w:val="single" w:sz="4" w:space="0" w:color="000000"/>
              <w:right w:val="single" w:sz="4" w:space="0" w:color="000000"/>
            </w:tcBorders>
          </w:tcPr>
          <w:p w14:paraId="62282FA5" w14:textId="77777777" w:rsidR="0028501F" w:rsidRPr="00862F98" w:rsidRDefault="0028501F" w:rsidP="009179F0">
            <w:pPr>
              <w:spacing w:after="0" w:line="240" w:lineRule="auto"/>
              <w:jc w:val="center"/>
              <w:rPr>
                <w:rFonts w:ascii="Arial" w:hAnsi="Arial" w:cs="Arial"/>
                <w:b/>
                <w:color w:val="FF0000"/>
              </w:rPr>
            </w:pPr>
          </w:p>
        </w:tc>
        <w:tc>
          <w:tcPr>
            <w:tcW w:w="341" w:type="dxa"/>
            <w:tcBorders>
              <w:top w:val="single" w:sz="4" w:space="0" w:color="000000"/>
              <w:left w:val="single" w:sz="4" w:space="0" w:color="000000"/>
              <w:bottom w:val="single" w:sz="4" w:space="0" w:color="000000"/>
              <w:right w:val="single" w:sz="4" w:space="0" w:color="000000"/>
            </w:tcBorders>
          </w:tcPr>
          <w:p w14:paraId="3AB8AB20" w14:textId="77777777" w:rsidR="0028501F" w:rsidRPr="00862F98" w:rsidRDefault="0028501F" w:rsidP="009179F0">
            <w:pPr>
              <w:spacing w:after="0" w:line="240" w:lineRule="auto"/>
              <w:jc w:val="center"/>
              <w:rPr>
                <w:rFonts w:ascii="Arial" w:hAnsi="Arial" w:cs="Arial"/>
                <w:b/>
                <w:color w:val="FF0000"/>
              </w:rPr>
            </w:pPr>
          </w:p>
        </w:tc>
        <w:tc>
          <w:tcPr>
            <w:tcW w:w="341" w:type="dxa"/>
            <w:tcBorders>
              <w:top w:val="single" w:sz="4" w:space="0" w:color="000000"/>
              <w:left w:val="single" w:sz="4" w:space="0" w:color="000000"/>
              <w:bottom w:val="single" w:sz="4" w:space="0" w:color="000000"/>
              <w:right w:val="single" w:sz="4" w:space="0" w:color="000000"/>
            </w:tcBorders>
          </w:tcPr>
          <w:p w14:paraId="5989D0D3" w14:textId="77777777" w:rsidR="0028501F" w:rsidRPr="00862F98" w:rsidRDefault="0028501F" w:rsidP="009179F0">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171D2591" w14:textId="77777777" w:rsidR="0028501F" w:rsidRPr="00862F98" w:rsidRDefault="0028501F" w:rsidP="009179F0">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5436E944" w14:textId="77777777" w:rsidR="0028501F" w:rsidRPr="00862F98" w:rsidRDefault="0028501F" w:rsidP="009179F0">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599FBB61" w14:textId="77777777" w:rsidR="0028501F" w:rsidRPr="00862F98" w:rsidRDefault="0028501F" w:rsidP="009179F0">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Pr>
          <w:p w14:paraId="5FE464BC" w14:textId="77777777" w:rsidR="0028501F" w:rsidRPr="00862F98" w:rsidRDefault="0028501F" w:rsidP="009179F0">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Pr>
          <w:p w14:paraId="57F95ABC" w14:textId="77777777" w:rsidR="0028501F" w:rsidRPr="00862F98" w:rsidRDefault="0028501F" w:rsidP="009179F0">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Pr>
          <w:p w14:paraId="141AC15B" w14:textId="77777777" w:rsidR="0028501F" w:rsidRPr="00862F98" w:rsidRDefault="0028501F" w:rsidP="009179F0">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6178787A" w14:textId="77777777" w:rsidR="0028501F" w:rsidRPr="00862F98" w:rsidRDefault="0028501F" w:rsidP="009179F0">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65B2D7E7" w14:textId="77777777" w:rsidR="0028501F" w:rsidRPr="00862F98" w:rsidRDefault="0028501F" w:rsidP="009179F0">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1911B53A" w14:textId="77777777" w:rsidR="0028501F" w:rsidRPr="00862F98" w:rsidRDefault="0028501F" w:rsidP="009179F0">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576232A8" w14:textId="77777777" w:rsidR="0028501F" w:rsidRPr="00862F98" w:rsidRDefault="0028501F" w:rsidP="009179F0">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6D3E46E6" w14:textId="77777777" w:rsidR="0028501F" w:rsidRPr="00862F98" w:rsidRDefault="0028501F" w:rsidP="009179F0">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0932C6AA" w14:textId="77777777" w:rsidR="0028501F" w:rsidRPr="00862F98" w:rsidRDefault="0028501F" w:rsidP="009179F0">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7BFC2AD1" w14:textId="77777777" w:rsidR="0028501F" w:rsidRPr="00862F98" w:rsidRDefault="0028501F" w:rsidP="009179F0">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14038392" w14:textId="77777777" w:rsidR="0028501F" w:rsidRPr="00862F98" w:rsidRDefault="0028501F" w:rsidP="009179F0">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65DB4464" w14:textId="77777777" w:rsidR="0028501F" w:rsidRPr="00862F98" w:rsidRDefault="0028501F" w:rsidP="009179F0">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27DB8DB1" w14:textId="77777777" w:rsidR="0028501F" w:rsidRPr="00862F98" w:rsidRDefault="0028501F" w:rsidP="009179F0">
            <w:pPr>
              <w:spacing w:after="0" w:line="240" w:lineRule="auto"/>
              <w:jc w:val="center"/>
              <w:rPr>
                <w:rFonts w:ascii="Arial" w:hAnsi="Arial" w:cs="Arial"/>
                <w:color w:val="000000"/>
              </w:rPr>
            </w:pPr>
          </w:p>
        </w:tc>
        <w:tc>
          <w:tcPr>
            <w:tcW w:w="359" w:type="dxa"/>
            <w:tcBorders>
              <w:top w:val="single" w:sz="4" w:space="0" w:color="000000"/>
              <w:left w:val="single" w:sz="4" w:space="0" w:color="000000"/>
              <w:bottom w:val="single" w:sz="4" w:space="0" w:color="000000"/>
              <w:right w:val="single" w:sz="4" w:space="0" w:color="000000"/>
            </w:tcBorders>
          </w:tcPr>
          <w:p w14:paraId="2CD77F37" w14:textId="77777777" w:rsidR="0028501F" w:rsidRPr="00862F98" w:rsidRDefault="0028501F" w:rsidP="009179F0">
            <w:pPr>
              <w:spacing w:after="0" w:line="240" w:lineRule="auto"/>
              <w:jc w:val="center"/>
              <w:rPr>
                <w:rFonts w:ascii="Arial" w:hAnsi="Arial" w:cs="Arial"/>
                <w:color w:val="000000"/>
              </w:rPr>
            </w:pPr>
          </w:p>
        </w:tc>
        <w:tc>
          <w:tcPr>
            <w:tcW w:w="476" w:type="dxa"/>
            <w:tcBorders>
              <w:top w:val="single" w:sz="4" w:space="0" w:color="000000"/>
              <w:left w:val="single" w:sz="4" w:space="0" w:color="000000"/>
              <w:bottom w:val="single" w:sz="4" w:space="0" w:color="000000"/>
              <w:right w:val="single" w:sz="4" w:space="0" w:color="000000"/>
            </w:tcBorders>
          </w:tcPr>
          <w:p w14:paraId="6238387F" w14:textId="77777777" w:rsidR="0028501F" w:rsidRPr="00862F98" w:rsidRDefault="0028501F" w:rsidP="009179F0">
            <w:pPr>
              <w:spacing w:after="0" w:line="240" w:lineRule="auto"/>
              <w:jc w:val="center"/>
              <w:rPr>
                <w:rFonts w:ascii="Arial" w:hAnsi="Arial" w:cs="Arial"/>
                <w:color w:val="000000"/>
              </w:rPr>
            </w:pPr>
          </w:p>
        </w:tc>
        <w:tc>
          <w:tcPr>
            <w:tcW w:w="341" w:type="dxa"/>
            <w:tcBorders>
              <w:top w:val="single" w:sz="4" w:space="0" w:color="000000"/>
              <w:left w:val="single" w:sz="4" w:space="0" w:color="000000"/>
              <w:bottom w:val="single" w:sz="4" w:space="0" w:color="000000"/>
              <w:right w:val="single" w:sz="4" w:space="0" w:color="000000"/>
            </w:tcBorders>
          </w:tcPr>
          <w:p w14:paraId="21DC3FF9" w14:textId="77777777" w:rsidR="0028501F" w:rsidRPr="00862F98" w:rsidRDefault="0028501F" w:rsidP="009179F0">
            <w:pPr>
              <w:spacing w:after="0" w:line="240" w:lineRule="auto"/>
              <w:jc w:val="center"/>
              <w:rPr>
                <w:rFonts w:ascii="Arial" w:hAnsi="Arial" w:cs="Arial"/>
                <w:color w:val="000000"/>
              </w:rPr>
            </w:pPr>
          </w:p>
        </w:tc>
        <w:tc>
          <w:tcPr>
            <w:tcW w:w="341" w:type="dxa"/>
            <w:tcBorders>
              <w:top w:val="single" w:sz="4" w:space="0" w:color="000000"/>
              <w:left w:val="single" w:sz="4" w:space="0" w:color="000000"/>
              <w:bottom w:val="single" w:sz="4" w:space="0" w:color="000000"/>
              <w:right w:val="single" w:sz="4" w:space="0" w:color="000000"/>
            </w:tcBorders>
          </w:tcPr>
          <w:p w14:paraId="198EF326" w14:textId="77777777" w:rsidR="0028501F" w:rsidRPr="00862F98" w:rsidRDefault="0028501F" w:rsidP="009179F0">
            <w:pPr>
              <w:spacing w:after="0" w:line="240" w:lineRule="auto"/>
              <w:jc w:val="center"/>
              <w:rPr>
                <w:rFonts w:ascii="Arial" w:hAnsi="Arial" w:cs="Arial"/>
                <w:color w:val="000000"/>
              </w:rPr>
            </w:pPr>
          </w:p>
        </w:tc>
      </w:tr>
      <w:tr w:rsidR="005937D5" w:rsidRPr="00B84159" w14:paraId="64B02307" w14:textId="77777777" w:rsidTr="00C54CAA">
        <w:trPr>
          <w:trHeight w:val="727"/>
        </w:trPr>
        <w:tc>
          <w:tcPr>
            <w:tcW w:w="5379" w:type="dxa"/>
            <w:tcBorders>
              <w:top w:val="single" w:sz="4" w:space="0" w:color="000000"/>
              <w:left w:val="single" w:sz="4" w:space="0" w:color="000000"/>
              <w:bottom w:val="single" w:sz="4" w:space="0" w:color="000000"/>
              <w:right w:val="single" w:sz="4" w:space="0" w:color="000000"/>
            </w:tcBorders>
            <w:vAlign w:val="center"/>
            <w:hideMark/>
          </w:tcPr>
          <w:p w14:paraId="15ACBDB5" w14:textId="77777777" w:rsidR="0028501F" w:rsidRPr="00862F98" w:rsidRDefault="0028501F" w:rsidP="009179F0">
            <w:pPr>
              <w:spacing w:after="0" w:line="240" w:lineRule="auto"/>
              <w:jc w:val="both"/>
              <w:rPr>
                <w:rStyle w:val="Emphasis"/>
                <w:i w:val="0"/>
              </w:rPr>
            </w:pPr>
            <w:r w:rsidRPr="00862F98">
              <w:rPr>
                <w:rStyle w:val="Emphasis"/>
                <w:rFonts w:ascii="Arial" w:hAnsi="Arial" w:cs="Arial"/>
                <w:i w:val="0"/>
                <w:lang w:val="es-VE"/>
              </w:rPr>
              <w:t>Descripción del comportamiento de producción del área de estudio.</w:t>
            </w:r>
          </w:p>
        </w:tc>
        <w:tc>
          <w:tcPr>
            <w:tcW w:w="341" w:type="dxa"/>
            <w:tcBorders>
              <w:top w:val="single" w:sz="4" w:space="0" w:color="000000"/>
              <w:left w:val="single" w:sz="4" w:space="0" w:color="000000"/>
              <w:bottom w:val="single" w:sz="4" w:space="0" w:color="000000"/>
              <w:right w:val="single" w:sz="4" w:space="0" w:color="000000"/>
            </w:tcBorders>
          </w:tcPr>
          <w:p w14:paraId="1EF68752" w14:textId="77777777" w:rsidR="0028501F" w:rsidRPr="00862F98" w:rsidRDefault="0028501F" w:rsidP="009179F0">
            <w:pPr>
              <w:spacing w:after="0" w:line="240" w:lineRule="auto"/>
              <w:jc w:val="center"/>
              <w:rPr>
                <w:b/>
                <w:color w:val="FF0000"/>
              </w:rPr>
            </w:pPr>
          </w:p>
        </w:tc>
        <w:tc>
          <w:tcPr>
            <w:tcW w:w="341" w:type="dxa"/>
            <w:tcBorders>
              <w:top w:val="single" w:sz="4" w:space="0" w:color="000000"/>
              <w:left w:val="single" w:sz="4" w:space="0" w:color="000000"/>
              <w:bottom w:val="single" w:sz="4" w:space="0" w:color="000000"/>
              <w:right w:val="single" w:sz="4" w:space="0" w:color="000000"/>
            </w:tcBorders>
          </w:tcPr>
          <w:p w14:paraId="72B221F6" w14:textId="77777777" w:rsidR="0028501F" w:rsidRPr="00862F98" w:rsidRDefault="0028501F" w:rsidP="009179F0">
            <w:pPr>
              <w:spacing w:after="0" w:line="240" w:lineRule="auto"/>
              <w:jc w:val="center"/>
              <w:rPr>
                <w:rFonts w:ascii="Arial" w:hAnsi="Arial" w:cs="Arial"/>
                <w:b/>
                <w:color w:val="FF0000"/>
              </w:rPr>
            </w:pPr>
          </w:p>
        </w:tc>
        <w:tc>
          <w:tcPr>
            <w:tcW w:w="341" w:type="dxa"/>
            <w:tcBorders>
              <w:top w:val="single" w:sz="4" w:space="0" w:color="000000"/>
              <w:left w:val="single" w:sz="4" w:space="0" w:color="000000"/>
              <w:bottom w:val="single" w:sz="4" w:space="0" w:color="000000"/>
              <w:right w:val="single" w:sz="4" w:space="0" w:color="000000"/>
            </w:tcBorders>
          </w:tcPr>
          <w:p w14:paraId="36CDDE04" w14:textId="77777777" w:rsidR="0028501F" w:rsidRPr="00862F98" w:rsidRDefault="0028501F" w:rsidP="009179F0">
            <w:pPr>
              <w:spacing w:after="0" w:line="240" w:lineRule="auto"/>
              <w:jc w:val="center"/>
              <w:rPr>
                <w:rFonts w:ascii="Arial" w:hAnsi="Arial" w:cs="Arial"/>
                <w:b/>
                <w:color w:val="FF0000"/>
              </w:rPr>
            </w:pPr>
          </w:p>
        </w:tc>
        <w:tc>
          <w:tcPr>
            <w:tcW w:w="341" w:type="dxa"/>
            <w:tcBorders>
              <w:top w:val="single" w:sz="4" w:space="0" w:color="000000"/>
              <w:left w:val="single" w:sz="4" w:space="0" w:color="000000"/>
              <w:bottom w:val="single" w:sz="4" w:space="0" w:color="000000"/>
              <w:right w:val="single" w:sz="4" w:space="0" w:color="000000"/>
            </w:tcBorders>
          </w:tcPr>
          <w:p w14:paraId="12CB1ED7" w14:textId="77777777" w:rsidR="0028501F" w:rsidRPr="00862F98" w:rsidRDefault="0028501F" w:rsidP="009179F0">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156ADA5A" w14:textId="77777777" w:rsidR="0028501F" w:rsidRPr="00862F98" w:rsidRDefault="0028501F" w:rsidP="009179F0">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3F4763AC" w14:textId="77777777" w:rsidR="0028501F" w:rsidRPr="00862F98" w:rsidRDefault="0028501F" w:rsidP="009179F0">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30C78112" w14:textId="77777777" w:rsidR="0028501F" w:rsidRPr="00862F98" w:rsidRDefault="0028501F" w:rsidP="009179F0">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70AF633B" w14:textId="77777777" w:rsidR="0028501F" w:rsidRPr="00862F98" w:rsidRDefault="0028501F" w:rsidP="009179F0">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137ECA85" w14:textId="77777777" w:rsidR="0028501F" w:rsidRPr="00862F98" w:rsidRDefault="0028501F" w:rsidP="009179F0">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022BFC01" w14:textId="77777777" w:rsidR="0028501F" w:rsidRPr="00862F98" w:rsidRDefault="0028501F" w:rsidP="009179F0">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6C6F61DE" w14:textId="77777777" w:rsidR="0028501F" w:rsidRPr="00862F98" w:rsidRDefault="0028501F" w:rsidP="009179F0">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080A61A3" w14:textId="77777777" w:rsidR="0028501F" w:rsidRPr="00862F98" w:rsidRDefault="0028501F" w:rsidP="009179F0">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1150687C" w14:textId="77777777" w:rsidR="0028501F" w:rsidRPr="00862F98" w:rsidRDefault="0028501F" w:rsidP="009179F0">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54C50E59" w14:textId="77777777" w:rsidR="0028501F" w:rsidRPr="00862F98" w:rsidRDefault="0028501F" w:rsidP="009179F0">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26C45A1B" w14:textId="77777777" w:rsidR="0028501F" w:rsidRPr="00862F98" w:rsidRDefault="0028501F" w:rsidP="009179F0">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55C17541" w14:textId="77777777" w:rsidR="0028501F" w:rsidRPr="00862F98" w:rsidRDefault="0028501F" w:rsidP="009179F0">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79BC2855" w14:textId="77777777" w:rsidR="0028501F" w:rsidRPr="00862F98" w:rsidRDefault="0028501F" w:rsidP="009179F0">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42645065" w14:textId="77777777" w:rsidR="0028501F" w:rsidRPr="00862F98" w:rsidRDefault="0028501F" w:rsidP="009179F0">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1D6D14ED" w14:textId="77777777" w:rsidR="0028501F" w:rsidRPr="00862F98" w:rsidRDefault="0028501F" w:rsidP="009179F0">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7CC88097" w14:textId="77777777" w:rsidR="0028501F" w:rsidRPr="00862F98" w:rsidRDefault="0028501F" w:rsidP="009179F0">
            <w:pPr>
              <w:spacing w:after="0" w:line="240" w:lineRule="auto"/>
              <w:jc w:val="center"/>
              <w:rPr>
                <w:rFonts w:ascii="Arial" w:hAnsi="Arial" w:cs="Arial"/>
                <w:b/>
                <w:color w:val="FF0000"/>
              </w:rPr>
            </w:pPr>
          </w:p>
        </w:tc>
        <w:tc>
          <w:tcPr>
            <w:tcW w:w="359" w:type="dxa"/>
            <w:tcBorders>
              <w:top w:val="single" w:sz="4" w:space="0" w:color="000000"/>
              <w:left w:val="single" w:sz="4" w:space="0" w:color="000000"/>
              <w:bottom w:val="single" w:sz="4" w:space="0" w:color="000000"/>
              <w:right w:val="single" w:sz="4" w:space="0" w:color="000000"/>
            </w:tcBorders>
          </w:tcPr>
          <w:p w14:paraId="32FA1F69" w14:textId="77777777" w:rsidR="0028501F" w:rsidRPr="00862F98" w:rsidRDefault="0028501F" w:rsidP="009179F0">
            <w:pPr>
              <w:spacing w:after="0" w:line="240" w:lineRule="auto"/>
              <w:jc w:val="center"/>
              <w:rPr>
                <w:rFonts w:ascii="Arial" w:hAnsi="Arial" w:cs="Arial"/>
                <w:b/>
                <w:color w:val="FF0000"/>
              </w:rPr>
            </w:pPr>
          </w:p>
        </w:tc>
        <w:tc>
          <w:tcPr>
            <w:tcW w:w="476" w:type="dxa"/>
            <w:tcBorders>
              <w:top w:val="single" w:sz="4" w:space="0" w:color="000000"/>
              <w:left w:val="single" w:sz="4" w:space="0" w:color="000000"/>
              <w:bottom w:val="single" w:sz="4" w:space="0" w:color="000000"/>
              <w:right w:val="single" w:sz="4" w:space="0" w:color="000000"/>
            </w:tcBorders>
          </w:tcPr>
          <w:p w14:paraId="4093D10B" w14:textId="77777777" w:rsidR="0028501F" w:rsidRPr="00862F98" w:rsidRDefault="0028501F" w:rsidP="009179F0">
            <w:pPr>
              <w:spacing w:after="0" w:line="240" w:lineRule="auto"/>
              <w:jc w:val="center"/>
              <w:rPr>
                <w:rFonts w:ascii="Arial" w:hAnsi="Arial" w:cs="Arial"/>
                <w:b/>
                <w:color w:val="FF0000"/>
              </w:rPr>
            </w:pPr>
          </w:p>
        </w:tc>
        <w:tc>
          <w:tcPr>
            <w:tcW w:w="341" w:type="dxa"/>
            <w:tcBorders>
              <w:top w:val="single" w:sz="4" w:space="0" w:color="000000"/>
              <w:left w:val="single" w:sz="4" w:space="0" w:color="000000"/>
              <w:bottom w:val="single" w:sz="4" w:space="0" w:color="000000"/>
              <w:right w:val="single" w:sz="4" w:space="0" w:color="000000"/>
            </w:tcBorders>
          </w:tcPr>
          <w:p w14:paraId="01C75AEE" w14:textId="77777777" w:rsidR="0028501F" w:rsidRPr="00862F98" w:rsidRDefault="0028501F" w:rsidP="009179F0">
            <w:pPr>
              <w:spacing w:after="0" w:line="240" w:lineRule="auto"/>
              <w:jc w:val="center"/>
              <w:rPr>
                <w:rFonts w:ascii="Arial" w:hAnsi="Arial" w:cs="Arial"/>
                <w:b/>
                <w:color w:val="FF0000"/>
              </w:rPr>
            </w:pPr>
          </w:p>
        </w:tc>
        <w:tc>
          <w:tcPr>
            <w:tcW w:w="341" w:type="dxa"/>
            <w:tcBorders>
              <w:top w:val="single" w:sz="4" w:space="0" w:color="000000"/>
              <w:left w:val="single" w:sz="4" w:space="0" w:color="000000"/>
              <w:bottom w:val="single" w:sz="4" w:space="0" w:color="000000"/>
              <w:right w:val="single" w:sz="4" w:space="0" w:color="000000"/>
            </w:tcBorders>
          </w:tcPr>
          <w:p w14:paraId="57F81E52" w14:textId="77777777" w:rsidR="0028501F" w:rsidRPr="00862F98" w:rsidRDefault="0028501F" w:rsidP="009179F0">
            <w:pPr>
              <w:spacing w:after="0" w:line="240" w:lineRule="auto"/>
              <w:jc w:val="center"/>
              <w:rPr>
                <w:rFonts w:ascii="Arial" w:hAnsi="Arial" w:cs="Arial"/>
                <w:b/>
                <w:color w:val="FF0000"/>
              </w:rPr>
            </w:pPr>
          </w:p>
        </w:tc>
      </w:tr>
      <w:tr w:rsidR="00507BF6" w:rsidRPr="00B84159" w14:paraId="272F8BFD" w14:textId="77777777" w:rsidTr="00507BF6">
        <w:trPr>
          <w:trHeight w:val="717"/>
        </w:trPr>
        <w:tc>
          <w:tcPr>
            <w:tcW w:w="5379" w:type="dxa"/>
            <w:tcBorders>
              <w:top w:val="single" w:sz="4" w:space="0" w:color="000000"/>
              <w:left w:val="single" w:sz="4" w:space="0" w:color="000000"/>
              <w:bottom w:val="single" w:sz="4" w:space="0" w:color="000000"/>
              <w:right w:val="single" w:sz="4" w:space="0" w:color="000000"/>
            </w:tcBorders>
            <w:vAlign w:val="center"/>
            <w:hideMark/>
          </w:tcPr>
          <w:p w14:paraId="543CC252" w14:textId="610BE677" w:rsidR="0028501F" w:rsidRPr="00862F98" w:rsidRDefault="00C41A23" w:rsidP="00C41A23">
            <w:pPr>
              <w:spacing w:after="0" w:line="240" w:lineRule="auto"/>
              <w:jc w:val="both"/>
              <w:rPr>
                <w:rStyle w:val="Emphasis"/>
                <w:rFonts w:ascii="Arial" w:hAnsi="Arial" w:cs="Arial"/>
                <w:i w:val="0"/>
                <w:iCs w:val="0"/>
              </w:rPr>
            </w:pPr>
            <w:r>
              <w:rPr>
                <w:rFonts w:ascii="Arial" w:hAnsi="Arial" w:cs="Arial"/>
              </w:rPr>
              <w:t>Desarrollo de una aplicación</w:t>
            </w:r>
            <w:r w:rsidR="0028501F" w:rsidRPr="00862F98">
              <w:rPr>
                <w:rFonts w:ascii="Arial" w:hAnsi="Arial" w:cs="Arial"/>
              </w:rPr>
              <w:t xml:space="preserve"> computacional </w:t>
            </w:r>
            <w:r>
              <w:rPr>
                <w:rFonts w:ascii="Arial" w:hAnsi="Arial" w:cs="Arial"/>
              </w:rPr>
              <w:t>basada en</w:t>
            </w:r>
            <w:r w:rsidR="0028501F" w:rsidRPr="00862F98">
              <w:rPr>
                <w:rFonts w:ascii="Arial" w:hAnsi="Arial" w:cs="Arial"/>
              </w:rPr>
              <w:t xml:space="preserve"> </w:t>
            </w:r>
            <w:r>
              <w:rPr>
                <w:rFonts w:ascii="Arial" w:hAnsi="Arial" w:cs="Arial"/>
              </w:rPr>
              <w:t xml:space="preserve">el framework Laravel </w:t>
            </w:r>
            <w:r w:rsidR="0028501F" w:rsidRPr="00862F98">
              <w:rPr>
                <w:rFonts w:ascii="Arial" w:hAnsi="Arial" w:cs="Arial"/>
              </w:rPr>
              <w:t>para el monitoreo de los pozos asociados al área norte del campo lagunillas.</w:t>
            </w:r>
          </w:p>
        </w:tc>
        <w:tc>
          <w:tcPr>
            <w:tcW w:w="341" w:type="dxa"/>
            <w:tcBorders>
              <w:top w:val="single" w:sz="4" w:space="0" w:color="000000"/>
              <w:left w:val="single" w:sz="4" w:space="0" w:color="000000"/>
              <w:bottom w:val="single" w:sz="4" w:space="0" w:color="000000"/>
              <w:right w:val="single" w:sz="4" w:space="0" w:color="000000"/>
            </w:tcBorders>
          </w:tcPr>
          <w:p w14:paraId="39F7AA84" w14:textId="77777777" w:rsidR="0028501F" w:rsidRPr="00862F98" w:rsidRDefault="0028501F" w:rsidP="009179F0">
            <w:pPr>
              <w:spacing w:after="0" w:line="240" w:lineRule="auto"/>
              <w:jc w:val="center"/>
              <w:rPr>
                <w:b/>
                <w:color w:val="FF0000"/>
              </w:rPr>
            </w:pPr>
          </w:p>
        </w:tc>
        <w:tc>
          <w:tcPr>
            <w:tcW w:w="341" w:type="dxa"/>
            <w:tcBorders>
              <w:top w:val="single" w:sz="4" w:space="0" w:color="000000"/>
              <w:left w:val="single" w:sz="4" w:space="0" w:color="000000"/>
              <w:bottom w:val="single" w:sz="4" w:space="0" w:color="000000"/>
              <w:right w:val="single" w:sz="4" w:space="0" w:color="000000"/>
            </w:tcBorders>
          </w:tcPr>
          <w:p w14:paraId="6D5564EA" w14:textId="77777777" w:rsidR="0028501F" w:rsidRPr="00862F98" w:rsidRDefault="0028501F" w:rsidP="009179F0">
            <w:pPr>
              <w:spacing w:after="0" w:line="240" w:lineRule="auto"/>
              <w:jc w:val="center"/>
              <w:rPr>
                <w:rFonts w:ascii="Arial" w:hAnsi="Arial" w:cs="Arial"/>
                <w:b/>
                <w:color w:val="FF0000"/>
              </w:rPr>
            </w:pPr>
          </w:p>
        </w:tc>
        <w:tc>
          <w:tcPr>
            <w:tcW w:w="341" w:type="dxa"/>
            <w:tcBorders>
              <w:top w:val="single" w:sz="4" w:space="0" w:color="000000"/>
              <w:left w:val="single" w:sz="4" w:space="0" w:color="000000"/>
              <w:bottom w:val="single" w:sz="4" w:space="0" w:color="000000"/>
              <w:right w:val="single" w:sz="4" w:space="0" w:color="000000"/>
            </w:tcBorders>
          </w:tcPr>
          <w:p w14:paraId="000D527B" w14:textId="77777777" w:rsidR="0028501F" w:rsidRPr="00862F98" w:rsidRDefault="0028501F" w:rsidP="009179F0">
            <w:pPr>
              <w:spacing w:after="0" w:line="240" w:lineRule="auto"/>
              <w:jc w:val="center"/>
              <w:rPr>
                <w:rFonts w:ascii="Arial" w:hAnsi="Arial" w:cs="Arial"/>
                <w:b/>
                <w:color w:val="FF0000"/>
              </w:rPr>
            </w:pPr>
          </w:p>
        </w:tc>
        <w:tc>
          <w:tcPr>
            <w:tcW w:w="341" w:type="dxa"/>
            <w:tcBorders>
              <w:top w:val="single" w:sz="4" w:space="0" w:color="000000"/>
              <w:left w:val="single" w:sz="4" w:space="0" w:color="000000"/>
              <w:bottom w:val="single" w:sz="4" w:space="0" w:color="000000"/>
              <w:right w:val="single" w:sz="4" w:space="0" w:color="000000"/>
            </w:tcBorders>
            <w:shd w:val="clear" w:color="auto" w:fill="97EAFB"/>
          </w:tcPr>
          <w:p w14:paraId="1A21FAB3" w14:textId="77777777" w:rsidR="0028501F" w:rsidRPr="00862F98" w:rsidRDefault="0028501F" w:rsidP="009179F0">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249B597B" w14:textId="77777777" w:rsidR="0028501F" w:rsidRPr="00862F98" w:rsidRDefault="0028501F" w:rsidP="009179F0">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76C48A82" w14:textId="77777777" w:rsidR="0028501F" w:rsidRPr="00862F98" w:rsidRDefault="0028501F" w:rsidP="009179F0">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6D028826" w14:textId="77777777" w:rsidR="0028501F" w:rsidRPr="00862F98" w:rsidRDefault="0028501F" w:rsidP="009179F0">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152DFB70" w14:textId="77777777" w:rsidR="0028501F" w:rsidRPr="00862F98" w:rsidRDefault="0028501F" w:rsidP="009179F0">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2013C53E" w14:textId="77777777" w:rsidR="0028501F" w:rsidRPr="00862F98" w:rsidRDefault="0028501F" w:rsidP="009179F0">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31828EED" w14:textId="77777777" w:rsidR="0028501F" w:rsidRPr="00862F98" w:rsidRDefault="0028501F" w:rsidP="009179F0">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78B1E4CC" w14:textId="77777777" w:rsidR="0028501F" w:rsidRPr="00862F98" w:rsidRDefault="0028501F" w:rsidP="009179F0">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5BA369FB" w14:textId="77777777" w:rsidR="0028501F" w:rsidRPr="00862F98" w:rsidRDefault="0028501F" w:rsidP="009179F0">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2725B666" w14:textId="77777777" w:rsidR="0028501F" w:rsidRPr="00862F98" w:rsidRDefault="0028501F" w:rsidP="009179F0">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6CD33654" w14:textId="77777777" w:rsidR="0028501F" w:rsidRPr="00862F98" w:rsidRDefault="0028501F" w:rsidP="009179F0">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7DD81518" w14:textId="77777777" w:rsidR="0028501F" w:rsidRPr="00862F98" w:rsidRDefault="0028501F" w:rsidP="009179F0">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65AE3F2A" w14:textId="77777777" w:rsidR="0028501F" w:rsidRPr="00862F98" w:rsidRDefault="0028501F" w:rsidP="009179F0">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68BA1B6D" w14:textId="77777777" w:rsidR="0028501F" w:rsidRPr="00862F98" w:rsidRDefault="0028501F" w:rsidP="009179F0">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46BB1763" w14:textId="77777777" w:rsidR="0028501F" w:rsidRPr="00862F98" w:rsidRDefault="0028501F" w:rsidP="009179F0">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127D154C" w14:textId="77777777" w:rsidR="0028501F" w:rsidRPr="00862F98" w:rsidRDefault="0028501F" w:rsidP="009179F0">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63A6C066" w14:textId="77777777" w:rsidR="0028501F" w:rsidRPr="00862F98" w:rsidRDefault="0028501F" w:rsidP="009179F0">
            <w:pPr>
              <w:spacing w:after="0" w:line="240" w:lineRule="auto"/>
              <w:jc w:val="center"/>
              <w:rPr>
                <w:rFonts w:ascii="Arial" w:hAnsi="Arial" w:cs="Arial"/>
                <w:b/>
                <w:color w:val="FF0000"/>
              </w:rPr>
            </w:pPr>
          </w:p>
        </w:tc>
        <w:tc>
          <w:tcPr>
            <w:tcW w:w="359" w:type="dxa"/>
            <w:tcBorders>
              <w:top w:val="single" w:sz="4" w:space="0" w:color="000000"/>
              <w:left w:val="single" w:sz="4" w:space="0" w:color="000000"/>
              <w:bottom w:val="single" w:sz="4" w:space="0" w:color="000000"/>
              <w:right w:val="single" w:sz="4" w:space="0" w:color="000000"/>
            </w:tcBorders>
            <w:shd w:val="clear" w:color="auto" w:fill="97EAFB"/>
          </w:tcPr>
          <w:p w14:paraId="0F300750" w14:textId="77777777" w:rsidR="0028501F" w:rsidRPr="00862F98" w:rsidRDefault="0028501F" w:rsidP="009179F0">
            <w:pPr>
              <w:spacing w:after="0" w:line="240" w:lineRule="auto"/>
              <w:jc w:val="center"/>
              <w:rPr>
                <w:rFonts w:ascii="Arial" w:hAnsi="Arial" w:cs="Arial"/>
                <w:b/>
                <w:color w:val="FF0000"/>
              </w:rPr>
            </w:pPr>
          </w:p>
        </w:tc>
        <w:tc>
          <w:tcPr>
            <w:tcW w:w="476" w:type="dxa"/>
            <w:tcBorders>
              <w:top w:val="single" w:sz="4" w:space="0" w:color="000000"/>
              <w:left w:val="single" w:sz="4" w:space="0" w:color="000000"/>
              <w:bottom w:val="single" w:sz="4" w:space="0" w:color="000000"/>
              <w:right w:val="single" w:sz="4" w:space="0" w:color="000000"/>
            </w:tcBorders>
          </w:tcPr>
          <w:p w14:paraId="40953E03" w14:textId="77777777" w:rsidR="0028501F" w:rsidRPr="00862F98" w:rsidRDefault="0028501F" w:rsidP="009179F0">
            <w:pPr>
              <w:spacing w:after="0" w:line="240" w:lineRule="auto"/>
              <w:jc w:val="center"/>
              <w:rPr>
                <w:rFonts w:ascii="Arial" w:hAnsi="Arial" w:cs="Arial"/>
                <w:b/>
                <w:color w:val="FF0000"/>
              </w:rPr>
            </w:pPr>
          </w:p>
        </w:tc>
        <w:tc>
          <w:tcPr>
            <w:tcW w:w="341" w:type="dxa"/>
            <w:tcBorders>
              <w:top w:val="single" w:sz="4" w:space="0" w:color="000000"/>
              <w:left w:val="single" w:sz="4" w:space="0" w:color="000000"/>
              <w:bottom w:val="single" w:sz="4" w:space="0" w:color="000000"/>
              <w:right w:val="single" w:sz="4" w:space="0" w:color="000000"/>
            </w:tcBorders>
          </w:tcPr>
          <w:p w14:paraId="3878CA8A" w14:textId="77777777" w:rsidR="0028501F" w:rsidRPr="00862F98" w:rsidRDefault="0028501F" w:rsidP="009179F0">
            <w:pPr>
              <w:spacing w:after="0" w:line="240" w:lineRule="auto"/>
              <w:jc w:val="center"/>
              <w:rPr>
                <w:rFonts w:ascii="Arial" w:hAnsi="Arial" w:cs="Arial"/>
                <w:b/>
                <w:color w:val="FF0000"/>
              </w:rPr>
            </w:pPr>
          </w:p>
        </w:tc>
        <w:tc>
          <w:tcPr>
            <w:tcW w:w="341" w:type="dxa"/>
            <w:tcBorders>
              <w:top w:val="single" w:sz="4" w:space="0" w:color="000000"/>
              <w:left w:val="single" w:sz="4" w:space="0" w:color="000000"/>
              <w:bottom w:val="single" w:sz="4" w:space="0" w:color="000000"/>
              <w:right w:val="single" w:sz="4" w:space="0" w:color="000000"/>
            </w:tcBorders>
          </w:tcPr>
          <w:p w14:paraId="0CFED49F" w14:textId="77777777" w:rsidR="0028501F" w:rsidRPr="00862F98" w:rsidRDefault="0028501F" w:rsidP="009179F0">
            <w:pPr>
              <w:spacing w:after="0" w:line="240" w:lineRule="auto"/>
              <w:jc w:val="center"/>
              <w:rPr>
                <w:rFonts w:ascii="Arial" w:hAnsi="Arial" w:cs="Arial"/>
                <w:b/>
                <w:color w:val="FF0000"/>
              </w:rPr>
            </w:pPr>
          </w:p>
        </w:tc>
      </w:tr>
      <w:tr w:rsidR="005937D5" w:rsidRPr="00B84159" w14:paraId="17AEDB8C" w14:textId="77777777" w:rsidTr="00507BF6">
        <w:trPr>
          <w:trHeight w:val="612"/>
        </w:trPr>
        <w:tc>
          <w:tcPr>
            <w:tcW w:w="5379" w:type="dxa"/>
            <w:tcBorders>
              <w:top w:val="single" w:sz="4" w:space="0" w:color="000000"/>
              <w:left w:val="single" w:sz="4" w:space="0" w:color="000000"/>
              <w:bottom w:val="single" w:sz="4" w:space="0" w:color="000000"/>
              <w:right w:val="single" w:sz="4" w:space="0" w:color="000000"/>
            </w:tcBorders>
            <w:vAlign w:val="center"/>
            <w:hideMark/>
          </w:tcPr>
          <w:p w14:paraId="661A3389" w14:textId="77777777" w:rsidR="0028501F" w:rsidRPr="00862F98" w:rsidRDefault="0028501F" w:rsidP="00E56C74">
            <w:pPr>
              <w:spacing w:after="0" w:line="240" w:lineRule="auto"/>
              <w:jc w:val="both"/>
              <w:rPr>
                <w:rStyle w:val="Emphasis"/>
                <w:i w:val="0"/>
                <w:lang w:val="es-VE"/>
              </w:rPr>
            </w:pPr>
            <w:r w:rsidRPr="00862F98">
              <w:rPr>
                <w:rStyle w:val="Emphasis"/>
                <w:rFonts w:ascii="Arial" w:hAnsi="Arial" w:cs="Arial"/>
                <w:i w:val="0"/>
                <w:lang w:val="es-VE"/>
              </w:rPr>
              <w:t>Validación de los resultados con la historia de producción.</w:t>
            </w:r>
          </w:p>
        </w:tc>
        <w:tc>
          <w:tcPr>
            <w:tcW w:w="341" w:type="dxa"/>
            <w:tcBorders>
              <w:top w:val="single" w:sz="4" w:space="0" w:color="000000"/>
              <w:left w:val="single" w:sz="4" w:space="0" w:color="000000"/>
              <w:bottom w:val="single" w:sz="4" w:space="0" w:color="000000"/>
              <w:right w:val="single" w:sz="4" w:space="0" w:color="000000"/>
            </w:tcBorders>
          </w:tcPr>
          <w:p w14:paraId="16380BAE" w14:textId="77777777" w:rsidR="0028501F" w:rsidRPr="00862F98" w:rsidRDefault="0028501F" w:rsidP="009179F0">
            <w:pPr>
              <w:spacing w:after="0" w:line="240" w:lineRule="auto"/>
              <w:jc w:val="center"/>
              <w:rPr>
                <w:color w:val="000000"/>
              </w:rPr>
            </w:pPr>
          </w:p>
        </w:tc>
        <w:tc>
          <w:tcPr>
            <w:tcW w:w="341" w:type="dxa"/>
            <w:tcBorders>
              <w:top w:val="single" w:sz="4" w:space="0" w:color="000000"/>
              <w:left w:val="single" w:sz="4" w:space="0" w:color="000000"/>
              <w:bottom w:val="single" w:sz="4" w:space="0" w:color="000000"/>
              <w:right w:val="single" w:sz="4" w:space="0" w:color="000000"/>
            </w:tcBorders>
          </w:tcPr>
          <w:p w14:paraId="7F24BDD1" w14:textId="77777777" w:rsidR="0028501F" w:rsidRPr="00862F98" w:rsidRDefault="0028501F" w:rsidP="009179F0">
            <w:pPr>
              <w:spacing w:after="0" w:line="240" w:lineRule="auto"/>
              <w:jc w:val="center"/>
              <w:rPr>
                <w:rFonts w:ascii="Arial" w:hAnsi="Arial" w:cs="Arial"/>
                <w:color w:val="000000"/>
              </w:rPr>
            </w:pPr>
          </w:p>
        </w:tc>
        <w:tc>
          <w:tcPr>
            <w:tcW w:w="341" w:type="dxa"/>
            <w:tcBorders>
              <w:top w:val="single" w:sz="4" w:space="0" w:color="000000"/>
              <w:left w:val="single" w:sz="4" w:space="0" w:color="000000"/>
              <w:bottom w:val="single" w:sz="4" w:space="0" w:color="000000"/>
              <w:right w:val="single" w:sz="4" w:space="0" w:color="000000"/>
            </w:tcBorders>
          </w:tcPr>
          <w:p w14:paraId="3F92F030" w14:textId="77777777" w:rsidR="0028501F" w:rsidRPr="00862F98" w:rsidRDefault="0028501F" w:rsidP="009179F0">
            <w:pPr>
              <w:spacing w:after="0" w:line="240" w:lineRule="auto"/>
              <w:jc w:val="center"/>
              <w:rPr>
                <w:rFonts w:ascii="Arial" w:hAnsi="Arial" w:cs="Arial"/>
                <w:color w:val="000000"/>
              </w:rPr>
            </w:pPr>
          </w:p>
        </w:tc>
        <w:tc>
          <w:tcPr>
            <w:tcW w:w="341" w:type="dxa"/>
            <w:tcBorders>
              <w:top w:val="single" w:sz="4" w:space="0" w:color="000000"/>
              <w:left w:val="single" w:sz="4" w:space="0" w:color="000000"/>
              <w:bottom w:val="single" w:sz="4" w:space="0" w:color="000000"/>
              <w:right w:val="single" w:sz="4" w:space="0" w:color="000000"/>
            </w:tcBorders>
          </w:tcPr>
          <w:p w14:paraId="0315459F" w14:textId="77777777" w:rsidR="0028501F" w:rsidRPr="00862F98" w:rsidRDefault="0028501F" w:rsidP="009179F0">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621C929E" w14:textId="77777777" w:rsidR="0028501F" w:rsidRPr="00862F98" w:rsidRDefault="0028501F" w:rsidP="009179F0">
            <w:pPr>
              <w:spacing w:after="0" w:line="240" w:lineRule="auto"/>
              <w:jc w:val="center"/>
              <w:rPr>
                <w:rFonts w:ascii="Arial" w:hAnsi="Arial" w:cs="Arial"/>
                <w:b/>
                <w:bCs/>
                <w:color w:val="000000"/>
              </w:rPr>
            </w:pPr>
          </w:p>
        </w:tc>
        <w:tc>
          <w:tcPr>
            <w:tcW w:w="0" w:type="auto"/>
            <w:tcBorders>
              <w:top w:val="single" w:sz="4" w:space="0" w:color="000000"/>
              <w:left w:val="single" w:sz="4" w:space="0" w:color="000000"/>
              <w:bottom w:val="single" w:sz="4" w:space="0" w:color="000000"/>
              <w:right w:val="single" w:sz="4" w:space="0" w:color="000000"/>
            </w:tcBorders>
          </w:tcPr>
          <w:p w14:paraId="7D319788" w14:textId="77777777" w:rsidR="0028501F" w:rsidRPr="00862F98" w:rsidRDefault="0028501F" w:rsidP="009179F0">
            <w:pPr>
              <w:spacing w:after="0" w:line="240" w:lineRule="auto"/>
              <w:jc w:val="center"/>
              <w:rPr>
                <w:rFonts w:ascii="Arial" w:hAnsi="Arial" w:cs="Arial"/>
                <w:b/>
                <w:bCs/>
                <w:color w:val="000000"/>
              </w:rPr>
            </w:pPr>
          </w:p>
        </w:tc>
        <w:tc>
          <w:tcPr>
            <w:tcW w:w="0" w:type="auto"/>
            <w:tcBorders>
              <w:top w:val="single" w:sz="4" w:space="0" w:color="000000"/>
              <w:left w:val="single" w:sz="4" w:space="0" w:color="000000"/>
              <w:bottom w:val="single" w:sz="4" w:space="0" w:color="000000"/>
              <w:right w:val="single" w:sz="4" w:space="0" w:color="000000"/>
            </w:tcBorders>
          </w:tcPr>
          <w:p w14:paraId="728F2EF8" w14:textId="77777777" w:rsidR="0028501F" w:rsidRPr="00862F98" w:rsidRDefault="0028501F" w:rsidP="009179F0">
            <w:pPr>
              <w:spacing w:after="0" w:line="240" w:lineRule="auto"/>
              <w:jc w:val="center"/>
              <w:rPr>
                <w:rFonts w:ascii="Arial" w:hAnsi="Arial" w:cs="Arial"/>
                <w:b/>
                <w:bCs/>
                <w:color w:val="000000"/>
              </w:rPr>
            </w:pPr>
          </w:p>
        </w:tc>
        <w:tc>
          <w:tcPr>
            <w:tcW w:w="0" w:type="auto"/>
            <w:tcBorders>
              <w:top w:val="single" w:sz="4" w:space="0" w:color="000000"/>
              <w:left w:val="single" w:sz="4" w:space="0" w:color="000000"/>
              <w:bottom w:val="single" w:sz="4" w:space="0" w:color="000000"/>
              <w:right w:val="single" w:sz="4" w:space="0" w:color="000000"/>
            </w:tcBorders>
          </w:tcPr>
          <w:p w14:paraId="7A09D5F4" w14:textId="77777777" w:rsidR="0028501F" w:rsidRPr="00862F98" w:rsidRDefault="0028501F" w:rsidP="009179F0">
            <w:pPr>
              <w:spacing w:after="0" w:line="240" w:lineRule="auto"/>
              <w:jc w:val="center"/>
              <w:rPr>
                <w:rFonts w:ascii="Arial" w:hAnsi="Arial" w:cs="Arial"/>
                <w:b/>
                <w:bCs/>
                <w:color w:val="000000"/>
              </w:rPr>
            </w:pPr>
          </w:p>
        </w:tc>
        <w:tc>
          <w:tcPr>
            <w:tcW w:w="0" w:type="auto"/>
            <w:tcBorders>
              <w:top w:val="single" w:sz="4" w:space="0" w:color="000000"/>
              <w:left w:val="single" w:sz="4" w:space="0" w:color="000000"/>
              <w:bottom w:val="single" w:sz="4" w:space="0" w:color="000000"/>
              <w:right w:val="single" w:sz="4" w:space="0" w:color="000000"/>
            </w:tcBorders>
          </w:tcPr>
          <w:p w14:paraId="6661E733" w14:textId="77777777" w:rsidR="0028501F" w:rsidRPr="00862F98" w:rsidRDefault="0028501F" w:rsidP="009179F0">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54EF8F94" w14:textId="77777777" w:rsidR="0028501F" w:rsidRPr="00862F98" w:rsidRDefault="0028501F" w:rsidP="009179F0">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05640ADE" w14:textId="77777777" w:rsidR="0028501F" w:rsidRPr="00862F98" w:rsidRDefault="0028501F" w:rsidP="009179F0">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6A01A1EA" w14:textId="77777777" w:rsidR="0028501F" w:rsidRPr="00862F98" w:rsidRDefault="0028501F" w:rsidP="009179F0">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5BAD81D8" w14:textId="77777777" w:rsidR="0028501F" w:rsidRPr="00862F98" w:rsidRDefault="0028501F" w:rsidP="009179F0">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2A5B34A1" w14:textId="77777777" w:rsidR="0028501F" w:rsidRPr="00862F98" w:rsidRDefault="0028501F" w:rsidP="009179F0">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Pr>
          <w:p w14:paraId="07FED351" w14:textId="77777777" w:rsidR="0028501F" w:rsidRPr="00862F98" w:rsidRDefault="0028501F" w:rsidP="009179F0">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Pr>
          <w:p w14:paraId="55FD8133" w14:textId="77777777" w:rsidR="0028501F" w:rsidRPr="00862F98" w:rsidRDefault="0028501F" w:rsidP="009179F0">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Pr>
          <w:p w14:paraId="795252E5" w14:textId="77777777" w:rsidR="0028501F" w:rsidRPr="00862F98" w:rsidRDefault="0028501F" w:rsidP="009179F0">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Pr>
          <w:p w14:paraId="6643256F" w14:textId="77777777" w:rsidR="0028501F" w:rsidRPr="00862F98" w:rsidRDefault="0028501F" w:rsidP="009179F0">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Pr>
          <w:p w14:paraId="38FFF21C" w14:textId="77777777" w:rsidR="0028501F" w:rsidRPr="00862F98" w:rsidRDefault="0028501F" w:rsidP="009179F0">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4DF7ED65" w14:textId="77777777" w:rsidR="0028501F" w:rsidRPr="00862F98" w:rsidRDefault="0028501F" w:rsidP="009179F0">
            <w:pPr>
              <w:spacing w:after="0" w:line="240" w:lineRule="auto"/>
              <w:jc w:val="center"/>
              <w:rPr>
                <w:rFonts w:ascii="Arial" w:hAnsi="Arial" w:cs="Arial"/>
                <w:b/>
                <w:color w:val="FF0000"/>
              </w:rPr>
            </w:pPr>
          </w:p>
        </w:tc>
        <w:tc>
          <w:tcPr>
            <w:tcW w:w="359" w:type="dxa"/>
            <w:tcBorders>
              <w:top w:val="single" w:sz="4" w:space="0" w:color="000000"/>
              <w:left w:val="single" w:sz="4" w:space="0" w:color="000000"/>
              <w:bottom w:val="single" w:sz="4" w:space="0" w:color="000000"/>
              <w:right w:val="single" w:sz="4" w:space="0" w:color="000000"/>
            </w:tcBorders>
          </w:tcPr>
          <w:p w14:paraId="3B5B11A3" w14:textId="77777777" w:rsidR="0028501F" w:rsidRPr="00862F98" w:rsidRDefault="0028501F" w:rsidP="009179F0">
            <w:pPr>
              <w:spacing w:after="0" w:line="240" w:lineRule="auto"/>
              <w:jc w:val="center"/>
              <w:rPr>
                <w:rFonts w:ascii="Arial" w:hAnsi="Arial" w:cs="Arial"/>
                <w:b/>
                <w:color w:val="FF0000"/>
              </w:rPr>
            </w:pPr>
          </w:p>
        </w:tc>
        <w:tc>
          <w:tcPr>
            <w:tcW w:w="476" w:type="dxa"/>
            <w:tcBorders>
              <w:top w:val="single" w:sz="4" w:space="0" w:color="000000"/>
              <w:left w:val="single" w:sz="4" w:space="0" w:color="000000"/>
              <w:bottom w:val="single" w:sz="4" w:space="0" w:color="000000"/>
              <w:right w:val="single" w:sz="4" w:space="0" w:color="000000"/>
            </w:tcBorders>
          </w:tcPr>
          <w:p w14:paraId="2FC05ACE" w14:textId="77777777" w:rsidR="0028501F" w:rsidRPr="00862F98" w:rsidRDefault="0028501F" w:rsidP="009179F0">
            <w:pPr>
              <w:spacing w:after="0" w:line="240" w:lineRule="auto"/>
              <w:jc w:val="center"/>
              <w:rPr>
                <w:rFonts w:ascii="Arial" w:hAnsi="Arial" w:cs="Arial"/>
                <w:b/>
                <w:color w:val="FF0000"/>
              </w:rPr>
            </w:pPr>
          </w:p>
        </w:tc>
        <w:tc>
          <w:tcPr>
            <w:tcW w:w="341" w:type="dxa"/>
            <w:tcBorders>
              <w:top w:val="single" w:sz="4" w:space="0" w:color="000000"/>
              <w:left w:val="single" w:sz="4" w:space="0" w:color="000000"/>
              <w:bottom w:val="single" w:sz="4" w:space="0" w:color="000000"/>
              <w:right w:val="single" w:sz="4" w:space="0" w:color="000000"/>
            </w:tcBorders>
          </w:tcPr>
          <w:p w14:paraId="01685A58" w14:textId="77777777" w:rsidR="0028501F" w:rsidRPr="00862F98" w:rsidRDefault="0028501F" w:rsidP="009179F0">
            <w:pPr>
              <w:spacing w:after="0" w:line="240" w:lineRule="auto"/>
              <w:jc w:val="center"/>
              <w:rPr>
                <w:rFonts w:ascii="Arial" w:hAnsi="Arial" w:cs="Arial"/>
                <w:b/>
                <w:color w:val="FF0000"/>
              </w:rPr>
            </w:pPr>
          </w:p>
        </w:tc>
        <w:tc>
          <w:tcPr>
            <w:tcW w:w="341" w:type="dxa"/>
            <w:tcBorders>
              <w:top w:val="single" w:sz="4" w:space="0" w:color="000000"/>
              <w:left w:val="single" w:sz="4" w:space="0" w:color="000000"/>
              <w:bottom w:val="single" w:sz="4" w:space="0" w:color="000000"/>
              <w:right w:val="single" w:sz="4" w:space="0" w:color="000000"/>
            </w:tcBorders>
          </w:tcPr>
          <w:p w14:paraId="1B5E9CB7" w14:textId="77777777" w:rsidR="0028501F" w:rsidRPr="00862F98" w:rsidRDefault="0028501F" w:rsidP="009179F0">
            <w:pPr>
              <w:spacing w:after="0" w:line="240" w:lineRule="auto"/>
              <w:jc w:val="center"/>
              <w:rPr>
                <w:rFonts w:ascii="Arial" w:hAnsi="Arial" w:cs="Arial"/>
                <w:b/>
                <w:color w:val="FF0000"/>
              </w:rPr>
            </w:pPr>
          </w:p>
        </w:tc>
      </w:tr>
      <w:tr w:rsidR="005937D5" w:rsidRPr="00E26BA7" w14:paraId="72643213" w14:textId="77777777" w:rsidTr="00B9199C">
        <w:trPr>
          <w:trHeight w:val="612"/>
        </w:trPr>
        <w:tc>
          <w:tcPr>
            <w:tcW w:w="5379" w:type="dxa"/>
            <w:tcBorders>
              <w:top w:val="single" w:sz="4" w:space="0" w:color="000000"/>
              <w:left w:val="single" w:sz="4" w:space="0" w:color="000000"/>
              <w:bottom w:val="single" w:sz="4" w:space="0" w:color="000000"/>
              <w:right w:val="single" w:sz="4" w:space="0" w:color="000000"/>
            </w:tcBorders>
            <w:vAlign w:val="center"/>
            <w:hideMark/>
          </w:tcPr>
          <w:p w14:paraId="2A293847" w14:textId="77777777" w:rsidR="0028501F" w:rsidRPr="00862F98" w:rsidRDefault="0028501F" w:rsidP="009179F0">
            <w:pPr>
              <w:spacing w:after="0" w:line="240" w:lineRule="auto"/>
              <w:jc w:val="both"/>
              <w:rPr>
                <w:rFonts w:ascii="Arial" w:hAnsi="Arial" w:cs="Arial"/>
                <w:color w:val="000000"/>
              </w:rPr>
            </w:pPr>
            <w:r w:rsidRPr="00862F98">
              <w:rPr>
                <w:rFonts w:ascii="Arial" w:hAnsi="Arial" w:cs="Arial"/>
                <w:color w:val="000000"/>
              </w:rPr>
              <w:t>Redacción, preparación y presentación del Trabajo Especial de Grado.</w:t>
            </w:r>
          </w:p>
        </w:tc>
        <w:tc>
          <w:tcPr>
            <w:tcW w:w="341" w:type="dxa"/>
            <w:tcBorders>
              <w:top w:val="single" w:sz="4" w:space="0" w:color="000000"/>
              <w:left w:val="single" w:sz="4" w:space="0" w:color="000000"/>
              <w:bottom w:val="single" w:sz="4" w:space="0" w:color="000000"/>
              <w:right w:val="single" w:sz="4" w:space="0" w:color="000000"/>
            </w:tcBorders>
          </w:tcPr>
          <w:p w14:paraId="0A60D6A6" w14:textId="77777777" w:rsidR="0028501F" w:rsidRPr="00862F98" w:rsidRDefault="0028501F" w:rsidP="009179F0">
            <w:pPr>
              <w:spacing w:after="0" w:line="240" w:lineRule="auto"/>
              <w:jc w:val="center"/>
              <w:rPr>
                <w:rFonts w:ascii="Arial" w:hAnsi="Arial" w:cs="Arial"/>
                <w:color w:val="000000"/>
              </w:rPr>
            </w:pPr>
          </w:p>
        </w:tc>
        <w:tc>
          <w:tcPr>
            <w:tcW w:w="341" w:type="dxa"/>
            <w:tcBorders>
              <w:top w:val="single" w:sz="4" w:space="0" w:color="000000"/>
              <w:left w:val="single" w:sz="4" w:space="0" w:color="000000"/>
              <w:bottom w:val="single" w:sz="4" w:space="0" w:color="000000"/>
              <w:right w:val="single" w:sz="4" w:space="0" w:color="000000"/>
            </w:tcBorders>
          </w:tcPr>
          <w:p w14:paraId="401747C7" w14:textId="77777777" w:rsidR="0028501F" w:rsidRPr="00862F98" w:rsidRDefault="0028501F" w:rsidP="009179F0">
            <w:pPr>
              <w:spacing w:after="0" w:line="240" w:lineRule="auto"/>
              <w:jc w:val="center"/>
              <w:rPr>
                <w:rFonts w:ascii="Arial" w:hAnsi="Arial" w:cs="Arial"/>
                <w:color w:val="000000"/>
              </w:rPr>
            </w:pPr>
          </w:p>
        </w:tc>
        <w:tc>
          <w:tcPr>
            <w:tcW w:w="341" w:type="dxa"/>
            <w:tcBorders>
              <w:top w:val="single" w:sz="4" w:space="0" w:color="000000"/>
              <w:left w:val="single" w:sz="4" w:space="0" w:color="000000"/>
              <w:bottom w:val="single" w:sz="4" w:space="0" w:color="000000"/>
              <w:right w:val="single" w:sz="4" w:space="0" w:color="000000"/>
            </w:tcBorders>
          </w:tcPr>
          <w:p w14:paraId="58297898" w14:textId="77777777" w:rsidR="0028501F" w:rsidRPr="00862F98" w:rsidRDefault="0028501F" w:rsidP="009179F0">
            <w:pPr>
              <w:spacing w:after="0" w:line="240" w:lineRule="auto"/>
              <w:jc w:val="center"/>
              <w:rPr>
                <w:rFonts w:ascii="Arial" w:hAnsi="Arial" w:cs="Arial"/>
                <w:color w:val="000000"/>
              </w:rPr>
            </w:pPr>
          </w:p>
        </w:tc>
        <w:tc>
          <w:tcPr>
            <w:tcW w:w="341" w:type="dxa"/>
            <w:tcBorders>
              <w:top w:val="single" w:sz="4" w:space="0" w:color="000000"/>
              <w:left w:val="single" w:sz="4" w:space="0" w:color="000000"/>
              <w:bottom w:val="single" w:sz="4" w:space="0" w:color="000000"/>
              <w:right w:val="single" w:sz="4" w:space="0" w:color="000000"/>
            </w:tcBorders>
          </w:tcPr>
          <w:p w14:paraId="4A04328A" w14:textId="77777777" w:rsidR="0028501F" w:rsidRPr="00862F98" w:rsidRDefault="0028501F" w:rsidP="009179F0">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1E13B160" w14:textId="77777777" w:rsidR="0028501F" w:rsidRPr="00862F98" w:rsidRDefault="0028501F" w:rsidP="009179F0">
            <w:pPr>
              <w:spacing w:after="0" w:line="240" w:lineRule="auto"/>
              <w:jc w:val="center"/>
              <w:rPr>
                <w:rFonts w:ascii="Arial" w:hAnsi="Arial" w:cs="Arial"/>
                <w:b/>
                <w:bCs/>
                <w:color w:val="000000"/>
              </w:rPr>
            </w:pPr>
          </w:p>
        </w:tc>
        <w:tc>
          <w:tcPr>
            <w:tcW w:w="0" w:type="auto"/>
            <w:tcBorders>
              <w:top w:val="single" w:sz="4" w:space="0" w:color="000000"/>
              <w:left w:val="single" w:sz="4" w:space="0" w:color="000000"/>
              <w:bottom w:val="single" w:sz="4" w:space="0" w:color="000000"/>
              <w:right w:val="single" w:sz="4" w:space="0" w:color="000000"/>
            </w:tcBorders>
          </w:tcPr>
          <w:p w14:paraId="74887029" w14:textId="77777777" w:rsidR="0028501F" w:rsidRPr="00862F98" w:rsidRDefault="0028501F" w:rsidP="009179F0">
            <w:pPr>
              <w:spacing w:after="0" w:line="240" w:lineRule="auto"/>
              <w:jc w:val="center"/>
              <w:rPr>
                <w:rFonts w:ascii="Arial" w:hAnsi="Arial" w:cs="Arial"/>
                <w:b/>
                <w:bCs/>
                <w:color w:val="000000"/>
              </w:rPr>
            </w:pPr>
          </w:p>
        </w:tc>
        <w:tc>
          <w:tcPr>
            <w:tcW w:w="0" w:type="auto"/>
            <w:tcBorders>
              <w:top w:val="single" w:sz="4" w:space="0" w:color="000000"/>
              <w:left w:val="single" w:sz="4" w:space="0" w:color="000000"/>
              <w:bottom w:val="single" w:sz="4" w:space="0" w:color="000000"/>
              <w:right w:val="single" w:sz="4" w:space="0" w:color="000000"/>
            </w:tcBorders>
          </w:tcPr>
          <w:p w14:paraId="3143CF41" w14:textId="77777777" w:rsidR="0028501F" w:rsidRPr="00862F98" w:rsidRDefault="0028501F" w:rsidP="009179F0">
            <w:pPr>
              <w:spacing w:after="0" w:line="240" w:lineRule="auto"/>
              <w:jc w:val="center"/>
              <w:rPr>
                <w:rFonts w:ascii="Arial" w:hAnsi="Arial" w:cs="Arial"/>
                <w:b/>
                <w:bCs/>
                <w:color w:val="000000"/>
              </w:rPr>
            </w:pPr>
          </w:p>
        </w:tc>
        <w:tc>
          <w:tcPr>
            <w:tcW w:w="0" w:type="auto"/>
            <w:tcBorders>
              <w:top w:val="single" w:sz="4" w:space="0" w:color="000000"/>
              <w:left w:val="single" w:sz="4" w:space="0" w:color="000000"/>
              <w:bottom w:val="single" w:sz="4" w:space="0" w:color="000000"/>
              <w:right w:val="single" w:sz="4" w:space="0" w:color="000000"/>
            </w:tcBorders>
          </w:tcPr>
          <w:p w14:paraId="1172BBEB" w14:textId="77777777" w:rsidR="0028501F" w:rsidRPr="00862F98" w:rsidRDefault="0028501F" w:rsidP="009179F0">
            <w:pPr>
              <w:spacing w:after="0" w:line="240" w:lineRule="auto"/>
              <w:jc w:val="center"/>
              <w:rPr>
                <w:rFonts w:ascii="Arial" w:hAnsi="Arial" w:cs="Arial"/>
                <w:b/>
                <w:bCs/>
                <w:color w:val="000000"/>
              </w:rPr>
            </w:pPr>
          </w:p>
        </w:tc>
        <w:tc>
          <w:tcPr>
            <w:tcW w:w="0" w:type="auto"/>
            <w:tcBorders>
              <w:top w:val="single" w:sz="4" w:space="0" w:color="000000"/>
              <w:left w:val="single" w:sz="4" w:space="0" w:color="000000"/>
              <w:bottom w:val="single" w:sz="4" w:space="0" w:color="000000"/>
              <w:right w:val="single" w:sz="4" w:space="0" w:color="000000"/>
            </w:tcBorders>
          </w:tcPr>
          <w:p w14:paraId="799FEEE6" w14:textId="77777777" w:rsidR="0028501F" w:rsidRPr="00862F98" w:rsidRDefault="0028501F" w:rsidP="009179F0">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079CE72B" w14:textId="77777777" w:rsidR="0028501F" w:rsidRPr="00862F98" w:rsidRDefault="0028501F" w:rsidP="009179F0">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295D089B" w14:textId="77777777" w:rsidR="0028501F" w:rsidRPr="00862F98" w:rsidRDefault="0028501F" w:rsidP="009179F0">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711FEDAF" w14:textId="77777777" w:rsidR="0028501F" w:rsidRPr="00862F98" w:rsidRDefault="0028501F" w:rsidP="009179F0">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70EE486F" w14:textId="77777777" w:rsidR="0028501F" w:rsidRPr="00862F98" w:rsidRDefault="0028501F" w:rsidP="009179F0">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005DBFE4" w14:textId="77777777" w:rsidR="0028501F" w:rsidRPr="00862F98" w:rsidRDefault="0028501F" w:rsidP="009179F0">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27974128" w14:textId="77777777" w:rsidR="0028501F" w:rsidRPr="00862F98" w:rsidRDefault="0028501F" w:rsidP="009179F0">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70AB5F44" w14:textId="77777777" w:rsidR="0028501F" w:rsidRPr="00862F98" w:rsidRDefault="0028501F" w:rsidP="009179F0">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7972A3B8" w14:textId="77777777" w:rsidR="0028501F" w:rsidRPr="00862F98" w:rsidRDefault="0028501F" w:rsidP="009179F0">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3DFFB8F6" w14:textId="77777777" w:rsidR="0028501F" w:rsidRPr="00862F98" w:rsidRDefault="0028501F" w:rsidP="009179F0">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16679D98" w14:textId="77777777" w:rsidR="0028501F" w:rsidRPr="00862F98" w:rsidRDefault="0028501F" w:rsidP="009179F0">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20159D19" w14:textId="77777777" w:rsidR="0028501F" w:rsidRPr="00862F98" w:rsidRDefault="0028501F" w:rsidP="009179F0">
            <w:pPr>
              <w:spacing w:after="0" w:line="240" w:lineRule="auto"/>
              <w:jc w:val="center"/>
              <w:rPr>
                <w:rFonts w:ascii="Arial" w:hAnsi="Arial" w:cs="Arial"/>
                <w:b/>
                <w:color w:val="FF0000"/>
              </w:rPr>
            </w:pPr>
          </w:p>
        </w:tc>
        <w:tc>
          <w:tcPr>
            <w:tcW w:w="359" w:type="dxa"/>
            <w:tcBorders>
              <w:top w:val="single" w:sz="4" w:space="0" w:color="000000"/>
              <w:left w:val="single" w:sz="4" w:space="0" w:color="000000"/>
              <w:bottom w:val="single" w:sz="4" w:space="0" w:color="000000"/>
              <w:right w:val="single" w:sz="4" w:space="0" w:color="000000"/>
            </w:tcBorders>
            <w:shd w:val="clear" w:color="auto" w:fill="97EAFB"/>
          </w:tcPr>
          <w:p w14:paraId="7838897E" w14:textId="77777777" w:rsidR="0028501F" w:rsidRPr="00862F98" w:rsidRDefault="0028501F" w:rsidP="009179F0">
            <w:pPr>
              <w:spacing w:after="0" w:line="240" w:lineRule="auto"/>
              <w:jc w:val="center"/>
              <w:rPr>
                <w:rFonts w:ascii="Arial" w:hAnsi="Arial" w:cs="Arial"/>
                <w:b/>
                <w:color w:val="FF0000"/>
              </w:rPr>
            </w:pPr>
          </w:p>
        </w:tc>
        <w:tc>
          <w:tcPr>
            <w:tcW w:w="476" w:type="dxa"/>
            <w:tcBorders>
              <w:top w:val="single" w:sz="4" w:space="0" w:color="000000"/>
              <w:left w:val="single" w:sz="4" w:space="0" w:color="000000"/>
              <w:bottom w:val="single" w:sz="4" w:space="0" w:color="000000"/>
              <w:right w:val="single" w:sz="4" w:space="0" w:color="000000"/>
            </w:tcBorders>
            <w:shd w:val="clear" w:color="auto" w:fill="97EAFB"/>
          </w:tcPr>
          <w:p w14:paraId="2BFF9691" w14:textId="77777777" w:rsidR="0028501F" w:rsidRPr="00862F98" w:rsidRDefault="0028501F" w:rsidP="009179F0">
            <w:pPr>
              <w:spacing w:after="0" w:line="240" w:lineRule="auto"/>
              <w:jc w:val="center"/>
              <w:rPr>
                <w:rFonts w:ascii="Arial" w:hAnsi="Arial" w:cs="Arial"/>
                <w:b/>
                <w:color w:val="FF0000"/>
              </w:rPr>
            </w:pPr>
          </w:p>
        </w:tc>
        <w:tc>
          <w:tcPr>
            <w:tcW w:w="341" w:type="dxa"/>
            <w:tcBorders>
              <w:top w:val="single" w:sz="4" w:space="0" w:color="000000"/>
              <w:left w:val="single" w:sz="4" w:space="0" w:color="000000"/>
              <w:bottom w:val="single" w:sz="4" w:space="0" w:color="000000"/>
              <w:right w:val="single" w:sz="4" w:space="0" w:color="000000"/>
            </w:tcBorders>
            <w:shd w:val="clear" w:color="auto" w:fill="97EAFB"/>
          </w:tcPr>
          <w:p w14:paraId="074012D1" w14:textId="77777777" w:rsidR="0028501F" w:rsidRPr="00862F98" w:rsidRDefault="0028501F" w:rsidP="009179F0">
            <w:pPr>
              <w:spacing w:after="0" w:line="240" w:lineRule="auto"/>
              <w:jc w:val="center"/>
              <w:rPr>
                <w:rFonts w:ascii="Arial" w:hAnsi="Arial" w:cs="Arial"/>
                <w:b/>
                <w:color w:val="FF0000"/>
              </w:rPr>
            </w:pPr>
          </w:p>
        </w:tc>
        <w:tc>
          <w:tcPr>
            <w:tcW w:w="341" w:type="dxa"/>
            <w:tcBorders>
              <w:top w:val="single" w:sz="4" w:space="0" w:color="000000"/>
              <w:left w:val="single" w:sz="4" w:space="0" w:color="000000"/>
              <w:bottom w:val="single" w:sz="4" w:space="0" w:color="000000"/>
              <w:right w:val="single" w:sz="4" w:space="0" w:color="000000"/>
            </w:tcBorders>
            <w:shd w:val="clear" w:color="auto" w:fill="97EAFB"/>
          </w:tcPr>
          <w:p w14:paraId="401EA31C" w14:textId="77777777" w:rsidR="0028501F" w:rsidRPr="00862F98" w:rsidRDefault="0028501F" w:rsidP="009179F0">
            <w:pPr>
              <w:spacing w:after="0" w:line="240" w:lineRule="auto"/>
              <w:jc w:val="center"/>
              <w:rPr>
                <w:rFonts w:ascii="Arial" w:hAnsi="Arial" w:cs="Arial"/>
                <w:b/>
                <w:color w:val="FF0000"/>
              </w:rPr>
            </w:pPr>
          </w:p>
        </w:tc>
      </w:tr>
    </w:tbl>
    <w:p w14:paraId="08E1F8FE" w14:textId="77777777" w:rsidR="00863C69" w:rsidRDefault="00863C69" w:rsidP="00C65C41">
      <w:pPr>
        <w:spacing w:after="0" w:line="360" w:lineRule="auto"/>
        <w:jc w:val="both"/>
        <w:rPr>
          <w:rFonts w:ascii="Arial" w:hAnsi="Arial" w:cs="Arial"/>
          <w:lang w:val="es-VE"/>
        </w:rPr>
      </w:pPr>
    </w:p>
    <w:p w14:paraId="6019E5F0" w14:textId="77777777" w:rsidR="00DE025C" w:rsidRDefault="00DE025C" w:rsidP="00C65C41">
      <w:pPr>
        <w:spacing w:after="0" w:line="360" w:lineRule="auto"/>
        <w:jc w:val="both"/>
        <w:rPr>
          <w:rFonts w:ascii="Arial" w:hAnsi="Arial" w:cs="Arial"/>
          <w:lang w:val="es-VE"/>
        </w:rPr>
      </w:pPr>
      <w:r>
        <w:rPr>
          <w:rFonts w:ascii="Arial" w:hAnsi="Arial" w:cs="Arial"/>
          <w:noProof/>
          <w:lang w:val="en-US"/>
        </w:rPr>
        <w:lastRenderedPageBreak/>
        <mc:AlternateContent>
          <mc:Choice Requires="wps">
            <w:drawing>
              <wp:anchor distT="45720" distB="45720" distL="114300" distR="114300" simplePos="0" relativeHeight="251663872" behindDoc="0" locked="0" layoutInCell="1" allowOverlap="1" wp14:anchorId="1EA06EAF" wp14:editId="0BC2DF3B">
                <wp:simplePos x="0" y="0"/>
                <wp:positionH relativeFrom="column">
                  <wp:posOffset>5538470</wp:posOffset>
                </wp:positionH>
                <wp:positionV relativeFrom="paragraph">
                  <wp:posOffset>183515</wp:posOffset>
                </wp:positionV>
                <wp:extent cx="2932430" cy="1320165"/>
                <wp:effectExtent l="0" t="0" r="4445" b="0"/>
                <wp:wrapSquare wrapText="bothSides"/>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2430" cy="13201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2CE376" w14:textId="77777777" w:rsidR="00DE025C" w:rsidRDefault="00DE025C" w:rsidP="00DE025C">
                            <w:pPr>
                              <w:pBdr>
                                <w:bottom w:val="single" w:sz="12" w:space="1" w:color="auto"/>
                              </w:pBdr>
                              <w:jc w:val="center"/>
                              <w:rPr>
                                <w:lang w:val="es-VE"/>
                              </w:rPr>
                            </w:pPr>
                          </w:p>
                          <w:p w14:paraId="441F0B52" w14:textId="77777777" w:rsidR="00DE025C" w:rsidRDefault="00DE025C" w:rsidP="00DE025C">
                            <w:pPr>
                              <w:spacing w:after="0"/>
                              <w:jc w:val="center"/>
                              <w:rPr>
                                <w:rFonts w:ascii="Arial" w:hAnsi="Arial" w:cs="Arial"/>
                                <w:sz w:val="24"/>
                                <w:szCs w:val="24"/>
                                <w:lang w:val="es-VE"/>
                              </w:rPr>
                            </w:pPr>
                            <w:r w:rsidRPr="009247A2">
                              <w:rPr>
                                <w:rFonts w:ascii="Arial" w:hAnsi="Arial" w:cs="Arial"/>
                                <w:sz w:val="24"/>
                                <w:szCs w:val="24"/>
                              </w:rPr>
                              <w:t xml:space="preserve">Ing. </w:t>
                            </w:r>
                            <w:r>
                              <w:rPr>
                                <w:rFonts w:ascii="Arial" w:hAnsi="Arial" w:cs="Arial"/>
                                <w:sz w:val="24"/>
                                <w:szCs w:val="24"/>
                              </w:rPr>
                              <w:t>Jonathan Avila</w:t>
                            </w:r>
                          </w:p>
                          <w:p w14:paraId="76022061" w14:textId="77777777" w:rsidR="00DE025C" w:rsidRPr="009247A2" w:rsidRDefault="00DE025C" w:rsidP="00DE025C">
                            <w:pPr>
                              <w:spacing w:after="0"/>
                              <w:jc w:val="center"/>
                              <w:rPr>
                                <w:rFonts w:ascii="Arial" w:hAnsi="Arial" w:cs="Arial"/>
                                <w:sz w:val="24"/>
                                <w:szCs w:val="24"/>
                                <w:lang w:val="es-VE"/>
                              </w:rPr>
                            </w:pPr>
                          </w:p>
                          <w:p w14:paraId="4AA1100A" w14:textId="77777777" w:rsidR="00DE025C" w:rsidRPr="009247A2" w:rsidRDefault="00DE025C" w:rsidP="00DE025C">
                            <w:pPr>
                              <w:spacing w:after="0"/>
                              <w:jc w:val="center"/>
                              <w:rPr>
                                <w:rFonts w:ascii="Arial" w:hAnsi="Arial" w:cs="Arial"/>
                                <w:sz w:val="24"/>
                                <w:szCs w:val="24"/>
                                <w:lang w:val="es-VE"/>
                              </w:rPr>
                            </w:pPr>
                            <w:r w:rsidRPr="009247A2">
                              <w:rPr>
                                <w:rFonts w:ascii="Arial" w:hAnsi="Arial" w:cs="Arial"/>
                                <w:sz w:val="24"/>
                                <w:szCs w:val="24"/>
                                <w:lang w:val="es-VE"/>
                              </w:rPr>
                              <w:t>Tutor Industrial</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1EA06EAF" id="_x0000_t202" coordsize="21600,21600" o:spt="202" path="m,l,21600r21600,l21600,xe">
                <v:stroke joinstyle="miter"/>
                <v:path gradientshapeok="t" o:connecttype="rect"/>
              </v:shapetype>
              <v:shape id="Text Box 11" o:spid="_x0000_s1026" type="#_x0000_t202" style="position:absolute;left:0;text-align:left;margin-left:436.1pt;margin-top:14.45pt;width:230.9pt;height:103.95pt;z-index:2516638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" stroked="f">
                <v:textbox style="mso-fit-shape-to-text:t">
                  <w:txbxContent>
                    <w:p w14:paraId="3B2CE376" w14:textId="77777777" w:rsidR="00DE025C" w:rsidRDefault="00DE025C" w:rsidP="00DE025C">
                      <w:pPr>
                        <w:pBdr>
                          <w:bottom w:val="single" w:sz="12" w:space="1" w:color="auto"/>
                        </w:pBdr>
                        <w:jc w:val="center"/>
                        <w:rPr>
                          <w:lang w:val="es-VE"/>
                        </w:rPr>
                      </w:pPr>
                    </w:p>
                    <w:p w14:paraId="441F0B52" w14:textId="77777777" w:rsidR="00DE025C" w:rsidRDefault="00DE025C" w:rsidP="00DE025C">
                      <w:pPr>
                        <w:spacing w:after="0"/>
                        <w:jc w:val="center"/>
                        <w:rPr>
                          <w:rFonts w:ascii="Arial" w:hAnsi="Arial" w:cs="Arial"/>
                          <w:sz w:val="24"/>
                          <w:szCs w:val="24"/>
                          <w:lang w:val="es-VE"/>
                        </w:rPr>
                      </w:pPr>
                      <w:r w:rsidRPr="009247A2">
                        <w:rPr>
                          <w:rFonts w:ascii="Arial" w:hAnsi="Arial" w:cs="Arial"/>
                          <w:sz w:val="24"/>
                          <w:szCs w:val="24"/>
                        </w:rPr>
                        <w:t xml:space="preserve">Ing. </w:t>
                      </w:r>
                      <w:r>
                        <w:rPr>
                          <w:rFonts w:ascii="Arial" w:hAnsi="Arial" w:cs="Arial"/>
                          <w:sz w:val="24"/>
                          <w:szCs w:val="24"/>
                        </w:rPr>
                        <w:t>Jonathan Avila</w:t>
                      </w:r>
                    </w:p>
                    <w:p w14:paraId="76022061" w14:textId="77777777" w:rsidR="00DE025C" w:rsidRPr="009247A2" w:rsidRDefault="00DE025C" w:rsidP="00DE025C">
                      <w:pPr>
                        <w:spacing w:after="0"/>
                        <w:jc w:val="center"/>
                        <w:rPr>
                          <w:rFonts w:ascii="Arial" w:hAnsi="Arial" w:cs="Arial"/>
                          <w:sz w:val="24"/>
                          <w:szCs w:val="24"/>
                          <w:lang w:val="es-VE"/>
                        </w:rPr>
                      </w:pPr>
                    </w:p>
                    <w:p w14:paraId="4AA1100A" w14:textId="77777777" w:rsidR="00DE025C" w:rsidRPr="009247A2" w:rsidRDefault="00DE025C" w:rsidP="00DE025C">
                      <w:pPr>
                        <w:spacing w:after="0"/>
                        <w:jc w:val="center"/>
                        <w:rPr>
                          <w:rFonts w:ascii="Arial" w:hAnsi="Arial" w:cs="Arial"/>
                          <w:sz w:val="24"/>
                          <w:szCs w:val="24"/>
                          <w:lang w:val="es-VE"/>
                        </w:rPr>
                      </w:pPr>
                      <w:r w:rsidRPr="009247A2">
                        <w:rPr>
                          <w:rFonts w:ascii="Arial" w:hAnsi="Arial" w:cs="Arial"/>
                          <w:sz w:val="24"/>
                          <w:szCs w:val="24"/>
                          <w:lang w:val="es-VE"/>
                        </w:rPr>
                        <w:t>Tutor Industrial</w:t>
                      </w:r>
                    </w:p>
                  </w:txbxContent>
                </v:textbox>
                <w10:wrap type="square"/>
              </v:shape>
            </w:pict>
          </mc:Fallback>
        </mc:AlternateContent>
      </w:r>
      <w:r>
        <w:rPr>
          <w:rFonts w:ascii="Arial" w:hAnsi="Arial" w:cs="Arial"/>
          <w:noProof/>
          <w:lang w:val="en-US"/>
        </w:rPr>
        <mc:AlternateContent>
          <mc:Choice Requires="wps">
            <w:drawing>
              <wp:anchor distT="45720" distB="45720" distL="114300" distR="114300" simplePos="0" relativeHeight="251662848" behindDoc="0" locked="0" layoutInCell="1" allowOverlap="1" wp14:anchorId="4DFAA1FD" wp14:editId="232552A9">
                <wp:simplePos x="0" y="0"/>
                <wp:positionH relativeFrom="column">
                  <wp:posOffset>308610</wp:posOffset>
                </wp:positionH>
                <wp:positionV relativeFrom="paragraph">
                  <wp:posOffset>206375</wp:posOffset>
                </wp:positionV>
                <wp:extent cx="2932430" cy="1320165"/>
                <wp:effectExtent l="0" t="0" r="0" b="0"/>
                <wp:wrapSquare wrapText="bothSides"/>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2430" cy="13201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074AAA" w14:textId="77777777" w:rsidR="00DE025C" w:rsidRDefault="00DE025C" w:rsidP="00DE025C">
                            <w:pPr>
                              <w:pBdr>
                                <w:bottom w:val="single" w:sz="12" w:space="1" w:color="auto"/>
                              </w:pBdr>
                              <w:jc w:val="center"/>
                              <w:rPr>
                                <w:lang w:val="es-VE"/>
                              </w:rPr>
                            </w:pPr>
                          </w:p>
                          <w:p w14:paraId="49C81E12" w14:textId="77777777" w:rsidR="00DE025C" w:rsidRDefault="00DE025C" w:rsidP="00DE025C">
                            <w:pPr>
                              <w:spacing w:after="0"/>
                              <w:jc w:val="center"/>
                              <w:rPr>
                                <w:rFonts w:ascii="Arial" w:hAnsi="Arial" w:cs="Arial"/>
                                <w:sz w:val="24"/>
                                <w:szCs w:val="24"/>
                              </w:rPr>
                            </w:pPr>
                            <w:r w:rsidRPr="00F14804">
                              <w:rPr>
                                <w:rFonts w:ascii="Arial" w:hAnsi="Arial" w:cs="Arial"/>
                                <w:sz w:val="24"/>
                                <w:szCs w:val="24"/>
                              </w:rPr>
                              <w:t xml:space="preserve">Prof. </w:t>
                            </w:r>
                            <w:r>
                              <w:rPr>
                                <w:rFonts w:ascii="Arial" w:hAnsi="Arial" w:cs="Arial"/>
                                <w:sz w:val="24"/>
                                <w:szCs w:val="24"/>
                              </w:rPr>
                              <w:t>Zeudy Galban</w:t>
                            </w:r>
                            <w:r w:rsidRPr="00F14804">
                              <w:rPr>
                                <w:rFonts w:ascii="Arial" w:hAnsi="Arial" w:cs="Arial"/>
                                <w:sz w:val="24"/>
                                <w:szCs w:val="24"/>
                              </w:rPr>
                              <w:t>, Msc.</w:t>
                            </w:r>
                          </w:p>
                          <w:p w14:paraId="1D3668DE" w14:textId="77777777" w:rsidR="00DE025C" w:rsidRPr="00F14804" w:rsidRDefault="00DE025C" w:rsidP="00DE025C">
                            <w:pPr>
                              <w:spacing w:after="0"/>
                              <w:jc w:val="center"/>
                              <w:rPr>
                                <w:rFonts w:ascii="Arial" w:hAnsi="Arial" w:cs="Arial"/>
                                <w:sz w:val="24"/>
                                <w:szCs w:val="24"/>
                              </w:rPr>
                            </w:pPr>
                          </w:p>
                          <w:p w14:paraId="4B61CC56" w14:textId="77777777" w:rsidR="00DE025C" w:rsidRPr="00E16ABF" w:rsidRDefault="00DE025C" w:rsidP="00DE025C">
                            <w:pPr>
                              <w:spacing w:after="0"/>
                              <w:jc w:val="center"/>
                              <w:rPr>
                                <w:rFonts w:ascii="Arial" w:hAnsi="Arial" w:cs="Arial"/>
                                <w:sz w:val="24"/>
                                <w:szCs w:val="24"/>
                                <w:lang w:val="es-VE"/>
                              </w:rPr>
                            </w:pPr>
                            <w:r>
                              <w:rPr>
                                <w:rFonts w:ascii="Arial" w:hAnsi="Arial" w:cs="Arial"/>
                                <w:sz w:val="24"/>
                                <w:szCs w:val="24"/>
                                <w:lang w:val="es-VE"/>
                              </w:rPr>
                              <w:t>Tutor Académico</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4DFAA1FD" id="Text Box 10" o:spid="_x0000_s1027" type="#_x0000_t202" style="position:absolute;left:0;text-align:left;margin-left:24.3pt;margin-top:16.25pt;width:230.9pt;height:103.95pt;z-index:2516628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" stroked="f">
                <v:textbox style="mso-fit-shape-to-text:t">
                  <w:txbxContent>
                    <w:p w14:paraId="03074AAA" w14:textId="77777777" w:rsidR="00DE025C" w:rsidRDefault="00DE025C" w:rsidP="00DE025C">
                      <w:pPr>
                        <w:pBdr>
                          <w:bottom w:val="single" w:sz="12" w:space="1" w:color="auto"/>
                        </w:pBdr>
                        <w:jc w:val="center"/>
                        <w:rPr>
                          <w:lang w:val="es-VE"/>
                        </w:rPr>
                      </w:pPr>
                    </w:p>
                    <w:p w14:paraId="49C81E12" w14:textId="77777777" w:rsidR="00DE025C" w:rsidRDefault="00DE025C" w:rsidP="00DE025C">
                      <w:pPr>
                        <w:spacing w:after="0"/>
                        <w:jc w:val="center"/>
                        <w:rPr>
                          <w:rFonts w:ascii="Arial" w:hAnsi="Arial" w:cs="Arial"/>
                          <w:sz w:val="24"/>
                          <w:szCs w:val="24"/>
                        </w:rPr>
                      </w:pPr>
                      <w:r w:rsidRPr="00F14804">
                        <w:rPr>
                          <w:rFonts w:ascii="Arial" w:hAnsi="Arial" w:cs="Arial"/>
                          <w:sz w:val="24"/>
                          <w:szCs w:val="24"/>
                        </w:rPr>
                        <w:t xml:space="preserve">Prof. </w:t>
                      </w:r>
                      <w:r>
                        <w:rPr>
                          <w:rFonts w:ascii="Arial" w:hAnsi="Arial" w:cs="Arial"/>
                          <w:sz w:val="24"/>
                          <w:szCs w:val="24"/>
                        </w:rPr>
                        <w:t>Zeudy Galban</w:t>
                      </w:r>
                      <w:r w:rsidRPr="00F14804">
                        <w:rPr>
                          <w:rFonts w:ascii="Arial" w:hAnsi="Arial" w:cs="Arial"/>
                          <w:sz w:val="24"/>
                          <w:szCs w:val="24"/>
                        </w:rPr>
                        <w:t>, Msc.</w:t>
                      </w:r>
                    </w:p>
                    <w:p w14:paraId="1D3668DE" w14:textId="77777777" w:rsidR="00DE025C" w:rsidRPr="00F14804" w:rsidRDefault="00DE025C" w:rsidP="00DE025C">
                      <w:pPr>
                        <w:spacing w:after="0"/>
                        <w:jc w:val="center"/>
                        <w:rPr>
                          <w:rFonts w:ascii="Arial" w:hAnsi="Arial" w:cs="Arial"/>
                          <w:sz w:val="24"/>
                          <w:szCs w:val="24"/>
                        </w:rPr>
                      </w:pPr>
                    </w:p>
                    <w:p w14:paraId="4B61CC56" w14:textId="77777777" w:rsidR="00DE025C" w:rsidRPr="00E16ABF" w:rsidRDefault="00DE025C" w:rsidP="00DE025C">
                      <w:pPr>
                        <w:spacing w:after="0"/>
                        <w:jc w:val="center"/>
                        <w:rPr>
                          <w:rFonts w:ascii="Arial" w:hAnsi="Arial" w:cs="Arial"/>
                          <w:sz w:val="24"/>
                          <w:szCs w:val="24"/>
                          <w:lang w:val="es-VE"/>
                        </w:rPr>
                      </w:pPr>
                      <w:r>
                        <w:rPr>
                          <w:rFonts w:ascii="Arial" w:hAnsi="Arial" w:cs="Arial"/>
                          <w:sz w:val="24"/>
                          <w:szCs w:val="24"/>
                          <w:lang w:val="es-VE"/>
                        </w:rPr>
                        <w:t>Tutor Académico</w:t>
                      </w:r>
                    </w:p>
                  </w:txbxContent>
                </v:textbox>
                <w10:wrap type="square"/>
              </v:shape>
            </w:pict>
          </mc:Fallback>
        </mc:AlternateContent>
      </w:r>
    </w:p>
    <w:sectPr w:rsidR="00DE025C" w:rsidSect="00863C69">
      <w:pgSz w:w="15840" w:h="12240" w:orient="landscape"/>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3" w:author="Zeudy" w:date="2018-12-17T14:13:00Z" w:initials="Z">
    <w:p w14:paraId="5897ED98" w14:textId="560CC1C9" w:rsidR="007A09F9" w:rsidRDefault="007A09F9">
      <w:pPr>
        <w:pStyle w:val="CommentText"/>
      </w:pPr>
      <w:r>
        <w:rPr>
          <w:rStyle w:val="CommentReference"/>
        </w:rPr>
        <w:annotationRef/>
      </w:r>
      <w:r>
        <w:t>Son más, desde cuando produce el Campo?</w:t>
      </w:r>
    </w:p>
  </w:comment>
  <w:comment w:id="4" w:author="Villalobos Alemarnery" w:date="2018-12-20T08:10:00Z" w:initials="VA">
    <w:p w14:paraId="764A95CB" w14:textId="66BE154E" w:rsidR="000B46D9" w:rsidRDefault="000B46D9">
      <w:pPr>
        <w:pStyle w:val="CommentText"/>
      </w:pPr>
      <w:r>
        <w:rPr>
          <w:rStyle w:val="CommentReference"/>
        </w:rPr>
        <w:annotationRef/>
      </w:r>
      <w:r>
        <w:t>Listo!!</w:t>
      </w:r>
    </w:p>
    <w:p w14:paraId="198A391F" w14:textId="77777777" w:rsidR="000B46D9" w:rsidRDefault="000B46D9">
      <w:pPr>
        <w:pStyle w:val="CommentText"/>
      </w:pPr>
    </w:p>
  </w:comment>
  <w:comment w:id="5" w:author="Zeudy" w:date="2019-01-08T20:00:00Z" w:initials="Z">
    <w:p w14:paraId="5BB35D8E" w14:textId="59F92114" w:rsidR="00AA143D" w:rsidRDefault="00AA143D">
      <w:pPr>
        <w:pStyle w:val="CommentText"/>
      </w:pPr>
      <w:r>
        <w:rPr>
          <w:rStyle w:val="CommentReference"/>
        </w:rPr>
        <w:annotationRef/>
      </w:r>
      <w:r>
        <w:t>SE REPITE EXPLOTACIÓN</w:t>
      </w:r>
    </w:p>
  </w:comment>
  <w:comment w:id="6" w:author="Zeudy" w:date="2018-12-17T14:16:00Z" w:initials="Z">
    <w:p w14:paraId="427319FB" w14:textId="5FDF2A54" w:rsidR="007A09F9" w:rsidRDefault="007A09F9">
      <w:pPr>
        <w:pStyle w:val="CommentText"/>
      </w:pPr>
      <w:r>
        <w:rPr>
          <w:rStyle w:val="CommentReference"/>
        </w:rPr>
        <w:annotationRef/>
      </w:r>
      <w:r>
        <w:t xml:space="preserve">Se </w:t>
      </w:r>
      <w:r w:rsidR="00BE3159">
        <w:t>dice formatos?</w:t>
      </w:r>
    </w:p>
  </w:comment>
  <w:comment w:id="7" w:author="Avila Jonathan" w:date="2018-12-18T18:18:00Z" w:initials="AJ">
    <w:p w14:paraId="7249F862" w14:textId="28589FCC" w:rsidR="00967207" w:rsidRDefault="00967207">
      <w:pPr>
        <w:pStyle w:val="CommentText"/>
      </w:pPr>
      <w:r>
        <w:rPr>
          <w:rStyle w:val="CommentReference"/>
        </w:rPr>
        <w:annotationRef/>
      </w:r>
      <w:r>
        <w:t xml:space="preserve">Si se refiere a los tipos de ficheros o formatos de análisis </w:t>
      </w:r>
    </w:p>
  </w:comment>
  <w:comment w:id="8" w:author="Zeudy" w:date="2019-01-08T20:17:00Z" w:initials="Z">
    <w:p w14:paraId="7CD23B01" w14:textId="1D6AA24A" w:rsidR="00AB430D" w:rsidRDefault="00AB430D">
      <w:pPr>
        <w:pStyle w:val="CommentText"/>
      </w:pPr>
      <w:r>
        <w:rPr>
          <w:rStyle w:val="CommentReference"/>
        </w:rPr>
        <w:annotationRef/>
      </w:r>
      <w:r>
        <w:t>REESCRIBIR ESTO</w:t>
      </w:r>
    </w:p>
  </w:comment>
  <w:comment w:id="9" w:author="Zeudy" w:date="2019-01-08T20:18:00Z" w:initials="Z">
    <w:p w14:paraId="33554550" w14:textId="1197A4A1" w:rsidR="00AB430D" w:rsidRDefault="00AB430D">
      <w:pPr>
        <w:pStyle w:val="CommentText"/>
      </w:pPr>
      <w:r>
        <w:rPr>
          <w:rStyle w:val="CommentReference"/>
        </w:rPr>
        <w:annotationRef/>
      </w:r>
      <w:r>
        <w:t>A QUE SE REFIERE CON ESTO? ADAPTARLAS A LOS REQUERIMIENTOS?</w:t>
      </w:r>
    </w:p>
  </w:comment>
  <w:comment w:id="10" w:author="Zeudy" w:date="2019-01-08T20:19:00Z" w:initials="Z">
    <w:p w14:paraId="477E603C" w14:textId="6DCE0765" w:rsidR="00AB430D" w:rsidRDefault="00AB430D">
      <w:pPr>
        <w:pStyle w:val="CommentText"/>
      </w:pPr>
      <w:r>
        <w:rPr>
          <w:rStyle w:val="CommentReference"/>
        </w:rPr>
        <w:annotationRef/>
      </w:r>
      <w:r>
        <w:t xml:space="preserve">SUGERENCIA: SE MODIFIQUEN </w:t>
      </w:r>
    </w:p>
  </w:comment>
  <w:comment w:id="11" w:author="Zeudy" w:date="2018-12-17T15:54:00Z" w:initials="Z">
    <w:p w14:paraId="1DE63069" w14:textId="01E5CD75" w:rsidR="00C97D6B" w:rsidRDefault="00C97D6B">
      <w:pPr>
        <w:pStyle w:val="CommentText"/>
      </w:pPr>
      <w:r>
        <w:rPr>
          <w:rStyle w:val="CommentReference"/>
        </w:rPr>
        <w:annotationRef/>
      </w:r>
      <w:r>
        <w:t>aquí aplica decir lo que corresponde a hurtos y sabotaje, fallas eléctricas, infraestructura, plantas compresoras, operacionales</w:t>
      </w:r>
    </w:p>
  </w:comment>
  <w:comment w:id="12" w:author="Villalobos Alemarnery" w:date="2018-12-20T08:10:00Z" w:initials="VA">
    <w:p w14:paraId="25443046" w14:textId="4E81CCC5" w:rsidR="000B46D9" w:rsidRDefault="000B46D9">
      <w:pPr>
        <w:pStyle w:val="CommentText"/>
      </w:pPr>
      <w:r>
        <w:rPr>
          <w:rStyle w:val="CommentReference"/>
        </w:rPr>
        <w:annotationRef/>
      </w:r>
      <w:r>
        <w:t>listo</w:t>
      </w:r>
    </w:p>
  </w:comment>
  <w:comment w:id="13" w:author="Zeudy" w:date="2018-12-17T16:02:00Z" w:initials="Z">
    <w:p w14:paraId="119D6433" w14:textId="1B07E71B" w:rsidR="00C97D6B" w:rsidRDefault="00C97D6B">
      <w:pPr>
        <w:pStyle w:val="CommentText"/>
      </w:pPr>
      <w:r>
        <w:rPr>
          <w:rStyle w:val="CommentReference"/>
        </w:rPr>
        <w:annotationRef/>
      </w:r>
      <w:r>
        <w:t xml:space="preserve">Redactar mejor </w:t>
      </w:r>
    </w:p>
  </w:comment>
  <w:comment w:id="14" w:author="Villalobos Alemarnery" w:date="2018-12-20T08:10:00Z" w:initials="VA">
    <w:p w14:paraId="64998944" w14:textId="6DECBF4D" w:rsidR="000B46D9" w:rsidRDefault="000B46D9">
      <w:pPr>
        <w:pStyle w:val="CommentText"/>
      </w:pPr>
      <w:r>
        <w:rPr>
          <w:rStyle w:val="CommentReference"/>
        </w:rPr>
        <w:annotationRef/>
      </w:r>
      <w:r>
        <w:t>listo</w:t>
      </w:r>
    </w:p>
  </w:comment>
  <w:comment w:id="19" w:author="Zeudy" w:date="2018-12-17T16:17:00Z" w:initials="Z">
    <w:p w14:paraId="7B51D032" w14:textId="2A1F43AE" w:rsidR="00156658" w:rsidRDefault="00156658">
      <w:pPr>
        <w:pStyle w:val="CommentText"/>
      </w:pPr>
      <w:r>
        <w:rPr>
          <w:rStyle w:val="CommentReference"/>
        </w:rPr>
        <w:annotationRef/>
      </w:r>
      <w:r>
        <w:t>Identificar</w:t>
      </w:r>
    </w:p>
  </w:comment>
  <w:comment w:id="20" w:author="Zeudy" w:date="2018-12-17T16:19:00Z" w:initials="Z">
    <w:p w14:paraId="679A92CB" w14:textId="7D271447" w:rsidR="00156658" w:rsidRDefault="00156658">
      <w:pPr>
        <w:pStyle w:val="CommentText"/>
      </w:pPr>
      <w:r>
        <w:rPr>
          <w:rStyle w:val="CommentReference"/>
        </w:rPr>
        <w:annotationRef/>
      </w:r>
      <w:r>
        <w:t>Podemos dejarlo como parte de la descripción de los antecedentes o definición de la metodología a desarrollar</w:t>
      </w:r>
    </w:p>
  </w:comment>
  <w:comment w:id="21" w:author="Villalobos Alemarnery" w:date="2019-01-11T12:21:00Z" w:initials="VA">
    <w:p w14:paraId="415D7C10" w14:textId="3A6D59BD" w:rsidR="008949EE" w:rsidRDefault="008949EE">
      <w:pPr>
        <w:pStyle w:val="CommentText"/>
      </w:pPr>
      <w:r>
        <w:rPr>
          <w:rStyle w:val="CommentReference"/>
        </w:rPr>
        <w:annotationRef/>
      </w:r>
    </w:p>
  </w:comment>
  <w:comment w:id="22" w:author="Zeudy" w:date="2018-12-17T16:23:00Z" w:initials="Z">
    <w:p w14:paraId="6073885A" w14:textId="248D9F79" w:rsidR="00156658" w:rsidRDefault="00156658">
      <w:pPr>
        <w:pStyle w:val="CommentText"/>
      </w:pPr>
      <w:r>
        <w:rPr>
          <w:rStyle w:val="CommentReference"/>
        </w:rPr>
        <w:annotationRef/>
      </w:r>
      <w:r>
        <w:t>Motores de búsqueda</w:t>
      </w:r>
    </w:p>
  </w:comment>
  <w:comment w:id="23" w:author="Zeudy" w:date="2018-12-17T16:23:00Z" w:initials="Z">
    <w:p w14:paraId="5F1C814E" w14:textId="2BBC3960" w:rsidR="00156658" w:rsidRDefault="00156658">
      <w:pPr>
        <w:pStyle w:val="CommentText"/>
      </w:pPr>
      <w:r>
        <w:rPr>
          <w:rStyle w:val="CommentReference"/>
        </w:rPr>
        <w:annotationRef/>
      </w:r>
      <w:r>
        <w:t>Desarollar</w:t>
      </w:r>
    </w:p>
  </w:comment>
  <w:comment w:id="24" w:author="Zeudy" w:date="2018-12-17T16:25:00Z" w:initials="Z">
    <w:p w14:paraId="38F76585" w14:textId="175FB97D" w:rsidR="00E50997" w:rsidRDefault="00E50997">
      <w:pPr>
        <w:pStyle w:val="CommentText"/>
      </w:pPr>
      <w:r>
        <w:rPr>
          <w:rStyle w:val="CommentReference"/>
        </w:rPr>
        <w:annotationRef/>
      </w:r>
      <w:r>
        <w:t>A que se hace referencia</w:t>
      </w:r>
    </w:p>
  </w:comment>
  <w:comment w:id="25" w:author="Zeudy" w:date="2018-12-17T16:17:00Z" w:initials="Z">
    <w:p w14:paraId="07D4C356" w14:textId="008EF694" w:rsidR="00156658" w:rsidRDefault="00156658">
      <w:pPr>
        <w:pStyle w:val="CommentText"/>
      </w:pPr>
      <w:r>
        <w:rPr>
          <w:rStyle w:val="CommentReference"/>
        </w:rPr>
        <w:annotationRef/>
      </w:r>
      <w:r>
        <w:t>Evaluar</w:t>
      </w:r>
    </w:p>
  </w:comment>
  <w:comment w:id="26" w:author="Zeudy" w:date="2018-12-17T16:26:00Z" w:initials="Z">
    <w:p w14:paraId="6634A1FB" w14:textId="3492AC8C" w:rsidR="00E50997" w:rsidRDefault="00E50997">
      <w:pPr>
        <w:pStyle w:val="CommentText"/>
      </w:pPr>
      <w:r>
        <w:rPr>
          <w:rStyle w:val="CommentReference"/>
        </w:rPr>
        <w:annotationRef/>
      </w:r>
      <w:r>
        <w:t xml:space="preserve">Mejorar redacción </w:t>
      </w:r>
    </w:p>
    <w:p w14:paraId="1B8168E5" w14:textId="25809324" w:rsidR="00E50997" w:rsidRDefault="00E50997">
      <w:pPr>
        <w:pStyle w:val="CommentText"/>
      </w:pPr>
      <w:r>
        <w:t>Sería algo relacionado con el manejo de campos</w:t>
      </w:r>
    </w:p>
  </w:comment>
  <w:comment w:id="27" w:author="Villalobos Alemarnery" w:date="2018-12-20T08:11:00Z" w:initials="VA">
    <w:p w14:paraId="2E73DA4B" w14:textId="2D39A1A2" w:rsidR="000B46D9" w:rsidRDefault="000B46D9">
      <w:pPr>
        <w:pStyle w:val="CommentText"/>
      </w:pPr>
      <w:r>
        <w:rPr>
          <w:rStyle w:val="CommentReference"/>
        </w:rPr>
        <w:annotationRef/>
      </w:r>
      <w:r>
        <w:t>listo</w:t>
      </w:r>
    </w:p>
  </w:comment>
  <w:comment w:id="28" w:author="Zeudy" w:date="2018-12-17T16:27:00Z" w:initials="Z">
    <w:p w14:paraId="34069A0F" w14:textId="19AB0C3A" w:rsidR="00E50997" w:rsidRDefault="00E50997">
      <w:pPr>
        <w:pStyle w:val="CommentText"/>
      </w:pPr>
      <w:r>
        <w:rPr>
          <w:rStyle w:val="CommentReference"/>
        </w:rPr>
        <w:annotationRef/>
      </w:r>
      <w:r>
        <w:t xml:space="preserve">Es la primera vez que se nombra hay que escribir el nombre y entre paréntesis las siglas </w:t>
      </w:r>
    </w:p>
  </w:comment>
  <w:comment w:id="29" w:author="Villalobos Alemarnery" w:date="2018-12-20T08:11:00Z" w:initials="VA">
    <w:p w14:paraId="16FA7C47" w14:textId="64688E9C" w:rsidR="000B46D9" w:rsidRDefault="000B46D9">
      <w:pPr>
        <w:pStyle w:val="CommentText"/>
      </w:pPr>
      <w:r>
        <w:rPr>
          <w:rStyle w:val="CommentReference"/>
        </w:rPr>
        <w:annotationRef/>
      </w:r>
      <w:r>
        <w:t>listo</w:t>
      </w:r>
    </w:p>
  </w:comment>
  <w:comment w:id="30" w:author="Zeudy" w:date="2018-12-17T16:28:00Z" w:initials="Z">
    <w:p w14:paraId="1BBBB4C5" w14:textId="1E7AC101" w:rsidR="00E50997" w:rsidRDefault="00E50997">
      <w:pPr>
        <w:pStyle w:val="CommentText"/>
      </w:pPr>
      <w:r>
        <w:rPr>
          <w:rStyle w:val="CommentReference"/>
        </w:rPr>
        <w:annotationRef/>
      </w:r>
      <w:r>
        <w:t>El capital humano</w:t>
      </w:r>
    </w:p>
  </w:comment>
  <w:comment w:id="31" w:author="Zeudy" w:date="2018-12-17T16:29:00Z" w:initials="Z">
    <w:p w14:paraId="0E2A8B9F" w14:textId="50AC2076" w:rsidR="00E50997" w:rsidRDefault="00E50997">
      <w:pPr>
        <w:pStyle w:val="CommentText"/>
      </w:pPr>
      <w:r>
        <w:rPr>
          <w:rStyle w:val="CommentReference"/>
        </w:rPr>
        <w:annotationRef/>
      </w:r>
      <w:r>
        <w:t>labor</w:t>
      </w:r>
    </w:p>
  </w:comment>
  <w:comment w:id="33" w:author="Zeudy" w:date="2018-12-17T16:38:00Z" w:initials="Z">
    <w:p w14:paraId="4475C370" w14:textId="19C924F0" w:rsidR="00821A8D" w:rsidRDefault="00821A8D">
      <w:pPr>
        <w:pStyle w:val="CommentText"/>
      </w:pPr>
      <w:r>
        <w:rPr>
          <w:rStyle w:val="CommentReference"/>
        </w:rPr>
        <w:annotationRef/>
      </w:r>
      <w:r>
        <w:t>Es invención propia o hace referencia a alguna metodología establecida?</w:t>
      </w:r>
    </w:p>
  </w:comment>
  <w:comment w:id="34" w:author="Villalobos Alemarnery" w:date="2018-12-20T06:41:00Z" w:initials="VA">
    <w:p w14:paraId="65FF5B0D" w14:textId="1052D904" w:rsidR="00C15886" w:rsidRDefault="00C15886">
      <w:pPr>
        <w:pStyle w:val="CommentText"/>
      </w:pPr>
      <w:r>
        <w:rPr>
          <w:rStyle w:val="CommentReference"/>
        </w:rPr>
        <w:annotationRef/>
      </w:r>
      <w:r w:rsidR="000B46D9">
        <w:t>Es invención propia. El nombre fue idea de Jonathan</w:t>
      </w:r>
      <w:r>
        <w:t>!</w:t>
      </w:r>
    </w:p>
    <w:p w14:paraId="45791135" w14:textId="77777777" w:rsidR="00C15886" w:rsidRDefault="00C15886">
      <w:pPr>
        <w:pStyle w:val="CommentText"/>
      </w:pPr>
    </w:p>
  </w:comment>
  <w:comment w:id="36" w:author="Zeudy" w:date="2019-01-08T22:36:00Z" w:initials="Z">
    <w:p w14:paraId="00C7E9F7" w14:textId="117398CD" w:rsidR="003601FC" w:rsidRDefault="003601FC">
      <w:pPr>
        <w:pStyle w:val="CommentText"/>
      </w:pPr>
      <w:r>
        <w:rPr>
          <w:rStyle w:val="CommentReference"/>
        </w:rPr>
        <w:annotationRef/>
      </w:r>
      <w:r>
        <w:t>CONOCIMIENTOS O INFORMACIÓN?</w:t>
      </w:r>
    </w:p>
  </w:comment>
  <w:comment w:id="37" w:author="Zeudy" w:date="2019-01-08T22:37:00Z" w:initials="Z">
    <w:p w14:paraId="16BFAF85" w14:textId="79B6FCE6" w:rsidR="003601FC" w:rsidRDefault="003601FC">
      <w:pPr>
        <w:pStyle w:val="CommentText"/>
      </w:pPr>
      <w:r>
        <w:rPr>
          <w:rStyle w:val="CommentReference"/>
        </w:rPr>
        <w:annotationRef/>
      </w:r>
      <w:r>
        <w:t>DESCRIBIRLO BREVEMENTE EN VEZ DE CITARLO</w:t>
      </w:r>
    </w:p>
  </w:comment>
  <w:comment w:id="35" w:author="Avila Jonathan" w:date="2018-12-09T19:38:00Z" w:initials="AJ">
    <w:p w14:paraId="6047E3C5" w14:textId="77777777" w:rsidR="00170294" w:rsidRDefault="00170294">
      <w:pPr>
        <w:pStyle w:val="CommentText"/>
      </w:pPr>
      <w:r>
        <w:rPr>
          <w:rStyle w:val="CommentReference"/>
        </w:rPr>
        <w:annotationRef/>
      </w:r>
      <w:r>
        <w:t>No se evaluar……</w:t>
      </w:r>
    </w:p>
  </w:comment>
  <w:comment w:id="39" w:author="Zeudy" w:date="2018-12-17T16:40:00Z" w:initials="Z">
    <w:p w14:paraId="6FB22EBD" w14:textId="48061511" w:rsidR="00821A8D" w:rsidRDefault="00821A8D">
      <w:pPr>
        <w:pStyle w:val="CommentText"/>
      </w:pPr>
      <w:r>
        <w:rPr>
          <w:rStyle w:val="CommentReference"/>
        </w:rPr>
        <w:annotationRef/>
      </w:r>
      <w:r>
        <w:t xml:space="preserve">Acá se establece delimitación temporal? </w:t>
      </w:r>
    </w:p>
  </w:comment>
  <w:comment w:id="40" w:author="Villalobos Alemarnery" w:date="2018-12-20T06:44:00Z" w:initials="VA">
    <w:p w14:paraId="691344C9" w14:textId="2874F7CA" w:rsidR="00D37B2D" w:rsidRDefault="00D37B2D">
      <w:pPr>
        <w:pStyle w:val="CommentText"/>
      </w:pPr>
      <w:r>
        <w:rPr>
          <w:rStyle w:val="CommentReference"/>
        </w:rPr>
        <w:annotationRef/>
      </w:r>
    </w:p>
    <w:p w14:paraId="50F3D9D3" w14:textId="77777777" w:rsidR="00D37B2D" w:rsidRDefault="00D37B2D">
      <w:pPr>
        <w:pStyle w:val="CommentText"/>
      </w:pPr>
    </w:p>
  </w:comment>
  <w:comment w:id="42" w:author="Zeudy" w:date="2018-12-17T16:47:00Z" w:initials="Z">
    <w:p w14:paraId="7DF08ED1" w14:textId="4D4F2654" w:rsidR="00624FFE" w:rsidRDefault="00624FFE">
      <w:pPr>
        <w:pStyle w:val="CommentText"/>
      </w:pPr>
      <w:r>
        <w:rPr>
          <w:rStyle w:val="CommentReference"/>
        </w:rPr>
        <w:annotationRef/>
      </w:r>
      <w:r>
        <w:t>Elevación?</w:t>
      </w:r>
    </w:p>
  </w:comment>
  <w:comment w:id="52" w:author="Zeudy" w:date="2018-12-17T16:58:00Z" w:initials="Z">
    <w:p w14:paraId="458C3FA5" w14:textId="108D0F57" w:rsidR="00054A51" w:rsidRDefault="00054A51">
      <w:pPr>
        <w:pStyle w:val="CommentText"/>
      </w:pPr>
      <w:r>
        <w:rPr>
          <w:rStyle w:val="CommentReference"/>
        </w:rPr>
        <w:annotationRef/>
      </w:r>
      <w:r>
        <w:t>Submarinas?</w:t>
      </w:r>
    </w:p>
  </w:comment>
  <w:comment w:id="53" w:author="Villalobos Alemarnery" w:date="2018-12-20T06:58:00Z" w:initials="VA">
    <w:p w14:paraId="1EEB7E5B" w14:textId="76CCBB54" w:rsidR="00E10633" w:rsidRDefault="00E10633">
      <w:pPr>
        <w:pStyle w:val="CommentText"/>
      </w:pPr>
      <w:r>
        <w:rPr>
          <w:rStyle w:val="CommentReference"/>
        </w:rPr>
        <w:annotationRef/>
      </w:r>
      <w:r w:rsidR="004B24BF">
        <w:t>Si, es lo que dice el papers.</w:t>
      </w:r>
    </w:p>
  </w:comment>
  <w:comment w:id="54" w:author="Zeudy" w:date="2019-01-08T22:41:00Z" w:initials="Z">
    <w:p w14:paraId="766C8227" w14:textId="7E0EBF75" w:rsidR="00550F33" w:rsidRDefault="00550F33">
      <w:pPr>
        <w:pStyle w:val="CommentText"/>
      </w:pPr>
      <w:r>
        <w:rPr>
          <w:rStyle w:val="CommentReference"/>
        </w:rPr>
        <w:annotationRef/>
      </w:r>
      <w:r>
        <w:t>A QUE SE REFIERE?</w:t>
      </w:r>
    </w:p>
  </w:comment>
  <w:comment w:id="59" w:author="Zeudy" w:date="2018-12-17T17:01:00Z" w:initials="Z">
    <w:p w14:paraId="0FCFD83C" w14:textId="24A14500" w:rsidR="00054A51" w:rsidRDefault="00054A51">
      <w:pPr>
        <w:pStyle w:val="CommentText"/>
      </w:pPr>
      <w:r>
        <w:rPr>
          <w:rStyle w:val="CommentReference"/>
        </w:rPr>
        <w:annotationRef/>
      </w:r>
      <w:r>
        <w:t>En base a que se seleccionaron?</w:t>
      </w:r>
    </w:p>
  </w:comment>
  <w:comment w:id="60" w:author="Villalobos Alemarnery" w:date="2018-12-20T08:06:00Z" w:initials="VA">
    <w:p w14:paraId="1BDD1795" w14:textId="35D272BD" w:rsidR="00760727" w:rsidRDefault="00760727">
      <w:pPr>
        <w:pStyle w:val="CommentText"/>
      </w:pPr>
      <w:r>
        <w:rPr>
          <w:rStyle w:val="CommentReference"/>
        </w:rPr>
        <w:annotationRef/>
      </w:r>
      <w:r>
        <w:t>Listo!!</w:t>
      </w:r>
    </w:p>
    <w:p w14:paraId="18B36911" w14:textId="77777777" w:rsidR="00760727" w:rsidRDefault="00760727">
      <w:pPr>
        <w:pStyle w:val="CommentText"/>
      </w:pPr>
    </w:p>
  </w:comment>
  <w:comment w:id="62" w:author="Zeudy" w:date="2018-12-17T17:07:00Z" w:initials="Z">
    <w:p w14:paraId="11987C26" w14:textId="43594EFA" w:rsidR="00054A51" w:rsidRDefault="00054A51">
      <w:pPr>
        <w:pStyle w:val="CommentText"/>
      </w:pPr>
      <w:r>
        <w:rPr>
          <w:rStyle w:val="CommentReference"/>
        </w:rPr>
        <w:annotationRef/>
      </w:r>
      <w:r>
        <w:t>Acá debemos ser más expecíficos</w:t>
      </w:r>
    </w:p>
  </w:comment>
  <w:comment w:id="63" w:author="Villalobos Alemarnery" w:date="2018-12-20T13:30:00Z" w:initials="VA">
    <w:p w14:paraId="273B7456" w14:textId="6BDA83B0" w:rsidR="004B24BF" w:rsidRPr="004B24BF" w:rsidRDefault="004B24BF">
      <w:pPr>
        <w:pStyle w:val="CommentText"/>
        <w:rPr>
          <w:lang w:val="es-VE"/>
        </w:rPr>
      </w:pPr>
      <w:r>
        <w:rPr>
          <w:rStyle w:val="CommentReference"/>
        </w:rPr>
        <w:annotationRef/>
      </w:r>
      <w:r>
        <w:t xml:space="preserve">A que se refiere con más específico? Hay que adicionar </w:t>
      </w:r>
      <w:r>
        <w:rPr>
          <w:lang w:val="es-VE"/>
        </w:rPr>
        <w:t>más puntos o describir cada uno</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897ED98" w15:done="0"/>
  <w15:commentEx w15:paraId="198A391F" w15:paraIdParent="5897ED98" w15:done="0"/>
  <w15:commentEx w15:paraId="5BB35D8E" w15:done="0"/>
  <w15:commentEx w15:paraId="427319FB" w15:done="0"/>
  <w15:commentEx w15:paraId="7249F862" w15:paraIdParent="427319FB" w15:done="0"/>
  <w15:commentEx w15:paraId="7CD23B01" w15:done="0"/>
  <w15:commentEx w15:paraId="33554550" w15:done="0"/>
  <w15:commentEx w15:paraId="477E603C" w15:done="0"/>
  <w15:commentEx w15:paraId="1DE63069" w15:done="0"/>
  <w15:commentEx w15:paraId="25443046" w15:paraIdParent="1DE63069" w15:done="0"/>
  <w15:commentEx w15:paraId="119D6433" w15:done="0"/>
  <w15:commentEx w15:paraId="64998944" w15:paraIdParent="119D6433" w15:done="0"/>
  <w15:commentEx w15:paraId="7B51D032" w15:done="0"/>
  <w15:commentEx w15:paraId="679A92CB" w15:done="0"/>
  <w15:commentEx w15:paraId="415D7C10" w15:paraIdParent="679A92CB" w15:done="0"/>
  <w15:commentEx w15:paraId="6073885A" w15:done="0"/>
  <w15:commentEx w15:paraId="5F1C814E" w15:done="0"/>
  <w15:commentEx w15:paraId="38F76585" w15:done="0"/>
  <w15:commentEx w15:paraId="07D4C356" w15:done="0"/>
  <w15:commentEx w15:paraId="1B8168E5" w15:done="0"/>
  <w15:commentEx w15:paraId="2E73DA4B" w15:paraIdParent="1B8168E5" w15:done="0"/>
  <w15:commentEx w15:paraId="34069A0F" w15:done="0"/>
  <w15:commentEx w15:paraId="16FA7C47" w15:paraIdParent="34069A0F" w15:done="0"/>
  <w15:commentEx w15:paraId="1BBBB4C5" w15:done="0"/>
  <w15:commentEx w15:paraId="0E2A8B9F" w15:done="0"/>
  <w15:commentEx w15:paraId="4475C370" w15:done="0"/>
  <w15:commentEx w15:paraId="45791135" w15:paraIdParent="4475C370" w15:done="0"/>
  <w15:commentEx w15:paraId="00C7E9F7" w15:done="0"/>
  <w15:commentEx w15:paraId="16BFAF85" w15:done="0"/>
  <w15:commentEx w15:paraId="6047E3C5" w15:done="0"/>
  <w15:commentEx w15:paraId="6FB22EBD" w15:done="0"/>
  <w15:commentEx w15:paraId="50F3D9D3" w15:paraIdParent="6FB22EBD" w15:done="0"/>
  <w15:commentEx w15:paraId="7DF08ED1" w15:done="0"/>
  <w15:commentEx w15:paraId="458C3FA5" w15:done="0"/>
  <w15:commentEx w15:paraId="1EEB7E5B" w15:paraIdParent="458C3FA5" w15:done="0"/>
  <w15:commentEx w15:paraId="766C8227" w15:done="0"/>
  <w15:commentEx w15:paraId="0FCFD83C" w15:done="0"/>
  <w15:commentEx w15:paraId="18B36911" w15:paraIdParent="0FCFD83C" w15:done="0"/>
  <w15:commentEx w15:paraId="11987C26" w15:done="0"/>
  <w15:commentEx w15:paraId="273B7456" w15:paraIdParent="11987C26"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BAC56F5" w14:textId="77777777" w:rsidR="00237DE0" w:rsidRDefault="00237DE0" w:rsidP="00AE0F53">
      <w:pPr>
        <w:spacing w:after="0" w:line="240" w:lineRule="auto"/>
      </w:pPr>
      <w:r>
        <w:separator/>
      </w:r>
    </w:p>
  </w:endnote>
  <w:endnote w:type="continuationSeparator" w:id="0">
    <w:p w14:paraId="054B1DF1" w14:textId="77777777" w:rsidR="00237DE0" w:rsidRDefault="00237DE0" w:rsidP="00AE0F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Arial">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DBCF84A" w14:textId="77777777" w:rsidR="00237DE0" w:rsidRDefault="00237DE0" w:rsidP="00AE0F53">
      <w:pPr>
        <w:spacing w:after="0" w:line="240" w:lineRule="auto"/>
      </w:pPr>
      <w:r>
        <w:separator/>
      </w:r>
    </w:p>
  </w:footnote>
  <w:footnote w:type="continuationSeparator" w:id="0">
    <w:p w14:paraId="1724D989" w14:textId="77777777" w:rsidR="00237DE0" w:rsidRDefault="00237DE0" w:rsidP="00AE0F5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B666D9"/>
    <w:multiLevelType w:val="hybridMultilevel"/>
    <w:tmpl w:val="A65EF7A8"/>
    <w:lvl w:ilvl="0" w:tplc="A3069FDE">
      <w:numFmt w:val="bullet"/>
      <w:lvlText w:val="•"/>
      <w:lvlJc w:val="left"/>
      <w:pPr>
        <w:ind w:left="1004" w:hanging="284"/>
      </w:pPr>
      <w:rPr>
        <w:rFonts w:ascii="Arial" w:eastAsia="Arial" w:hAnsi="Arial" w:cs="Arial" w:hint="default"/>
        <w:spacing w:val="-5"/>
        <w:w w:val="99"/>
        <w:sz w:val="24"/>
        <w:szCs w:val="24"/>
        <w:lang w:val="es-ES" w:eastAsia="es-ES" w:bidi="es-ES"/>
      </w:rPr>
    </w:lvl>
    <w:lvl w:ilvl="1" w:tplc="9A90369C">
      <w:numFmt w:val="bullet"/>
      <w:lvlText w:val="•"/>
      <w:lvlJc w:val="left"/>
      <w:pPr>
        <w:ind w:left="1890" w:hanging="284"/>
      </w:pPr>
      <w:rPr>
        <w:rFonts w:hint="default"/>
        <w:lang w:val="es-ES" w:eastAsia="es-ES" w:bidi="es-ES"/>
      </w:rPr>
    </w:lvl>
    <w:lvl w:ilvl="2" w:tplc="67C2FA64">
      <w:numFmt w:val="bullet"/>
      <w:lvlText w:val="•"/>
      <w:lvlJc w:val="left"/>
      <w:pPr>
        <w:ind w:left="2781" w:hanging="284"/>
      </w:pPr>
      <w:rPr>
        <w:rFonts w:hint="default"/>
        <w:lang w:val="es-ES" w:eastAsia="es-ES" w:bidi="es-ES"/>
      </w:rPr>
    </w:lvl>
    <w:lvl w:ilvl="3" w:tplc="7B4A4A0A">
      <w:numFmt w:val="bullet"/>
      <w:lvlText w:val="•"/>
      <w:lvlJc w:val="left"/>
      <w:pPr>
        <w:ind w:left="3672" w:hanging="284"/>
      </w:pPr>
      <w:rPr>
        <w:rFonts w:hint="default"/>
        <w:lang w:val="es-ES" w:eastAsia="es-ES" w:bidi="es-ES"/>
      </w:rPr>
    </w:lvl>
    <w:lvl w:ilvl="4" w:tplc="CCA67F5E">
      <w:numFmt w:val="bullet"/>
      <w:lvlText w:val="•"/>
      <w:lvlJc w:val="left"/>
      <w:pPr>
        <w:ind w:left="4563" w:hanging="284"/>
      </w:pPr>
      <w:rPr>
        <w:rFonts w:hint="default"/>
        <w:lang w:val="es-ES" w:eastAsia="es-ES" w:bidi="es-ES"/>
      </w:rPr>
    </w:lvl>
    <w:lvl w:ilvl="5" w:tplc="D610BB58">
      <w:numFmt w:val="bullet"/>
      <w:lvlText w:val="•"/>
      <w:lvlJc w:val="left"/>
      <w:pPr>
        <w:ind w:left="5454" w:hanging="284"/>
      </w:pPr>
      <w:rPr>
        <w:rFonts w:hint="default"/>
        <w:lang w:val="es-ES" w:eastAsia="es-ES" w:bidi="es-ES"/>
      </w:rPr>
    </w:lvl>
    <w:lvl w:ilvl="6" w:tplc="D74E64D8">
      <w:numFmt w:val="bullet"/>
      <w:lvlText w:val="•"/>
      <w:lvlJc w:val="left"/>
      <w:pPr>
        <w:ind w:left="6344" w:hanging="284"/>
      </w:pPr>
      <w:rPr>
        <w:rFonts w:hint="default"/>
        <w:lang w:val="es-ES" w:eastAsia="es-ES" w:bidi="es-ES"/>
      </w:rPr>
    </w:lvl>
    <w:lvl w:ilvl="7" w:tplc="37F2B92A">
      <w:numFmt w:val="bullet"/>
      <w:lvlText w:val="•"/>
      <w:lvlJc w:val="left"/>
      <w:pPr>
        <w:ind w:left="7235" w:hanging="284"/>
      </w:pPr>
      <w:rPr>
        <w:rFonts w:hint="default"/>
        <w:lang w:val="es-ES" w:eastAsia="es-ES" w:bidi="es-ES"/>
      </w:rPr>
    </w:lvl>
    <w:lvl w:ilvl="8" w:tplc="26EEC948">
      <w:numFmt w:val="bullet"/>
      <w:lvlText w:val="•"/>
      <w:lvlJc w:val="left"/>
      <w:pPr>
        <w:ind w:left="8126" w:hanging="284"/>
      </w:pPr>
      <w:rPr>
        <w:rFonts w:hint="default"/>
        <w:lang w:val="es-ES" w:eastAsia="es-ES" w:bidi="es-ES"/>
      </w:rPr>
    </w:lvl>
  </w:abstractNum>
  <w:abstractNum w:abstractNumId="1" w15:restartNumberingAfterBreak="0">
    <w:nsid w:val="193D7439"/>
    <w:multiLevelType w:val="multilevel"/>
    <w:tmpl w:val="B328BDE2"/>
    <w:lvl w:ilvl="0">
      <w:start w:val="1"/>
      <w:numFmt w:val="decimal"/>
      <w:lvlText w:val="%1."/>
      <w:lvlJc w:val="left"/>
      <w:pPr>
        <w:ind w:left="390" w:hanging="390"/>
      </w:pPr>
      <w:rPr>
        <w:b/>
        <w:color w:val="000000"/>
      </w:rPr>
    </w:lvl>
    <w:lvl w:ilvl="1">
      <w:start w:val="1"/>
      <w:numFmt w:val="decimal"/>
      <w:lvlText w:val="%1.%2."/>
      <w:lvlJc w:val="left"/>
      <w:pPr>
        <w:ind w:left="357" w:hanging="357"/>
      </w:pPr>
      <w:rPr>
        <w:b/>
        <w:color w:val="000000"/>
      </w:rPr>
    </w:lvl>
    <w:lvl w:ilvl="2">
      <w:start w:val="1"/>
      <w:numFmt w:val="decimal"/>
      <w:lvlText w:val="%1.%2.%3."/>
      <w:lvlJc w:val="left"/>
      <w:pPr>
        <w:ind w:left="0" w:firstLine="0"/>
      </w:pPr>
      <w:rPr>
        <w:b/>
        <w:color w:val="000000"/>
      </w:rPr>
    </w:lvl>
    <w:lvl w:ilvl="3">
      <w:start w:val="1"/>
      <w:numFmt w:val="decimal"/>
      <w:lvlText w:val="%1.%2.%3.%4."/>
      <w:lvlJc w:val="left"/>
      <w:pPr>
        <w:ind w:left="1080" w:hanging="1080"/>
      </w:pPr>
      <w:rPr>
        <w:b/>
        <w:color w:val="000000"/>
      </w:rPr>
    </w:lvl>
    <w:lvl w:ilvl="4">
      <w:start w:val="1"/>
      <w:numFmt w:val="decimal"/>
      <w:lvlText w:val="%1.%2.%3.%4.%5."/>
      <w:lvlJc w:val="left"/>
      <w:pPr>
        <w:ind w:left="1080" w:hanging="1080"/>
      </w:pPr>
      <w:rPr>
        <w:b/>
        <w:color w:val="000000"/>
      </w:rPr>
    </w:lvl>
    <w:lvl w:ilvl="5">
      <w:start w:val="1"/>
      <w:numFmt w:val="decimal"/>
      <w:lvlText w:val="%1.%2.%3.%4.%5.%6."/>
      <w:lvlJc w:val="left"/>
      <w:pPr>
        <w:ind w:left="1440" w:hanging="1440"/>
      </w:pPr>
      <w:rPr>
        <w:b/>
        <w:color w:val="000000"/>
      </w:rPr>
    </w:lvl>
    <w:lvl w:ilvl="6">
      <w:start w:val="1"/>
      <w:numFmt w:val="decimal"/>
      <w:lvlText w:val="%1.%2.%3.%4.%5.%6.%7."/>
      <w:lvlJc w:val="left"/>
      <w:pPr>
        <w:ind w:left="1440" w:hanging="1440"/>
      </w:pPr>
      <w:rPr>
        <w:b/>
        <w:color w:val="000000"/>
      </w:rPr>
    </w:lvl>
    <w:lvl w:ilvl="7">
      <w:start w:val="1"/>
      <w:numFmt w:val="decimal"/>
      <w:lvlText w:val="%1.%2.%3.%4.%5.%6.%7.%8."/>
      <w:lvlJc w:val="left"/>
      <w:pPr>
        <w:ind w:left="1800" w:hanging="1800"/>
      </w:pPr>
      <w:rPr>
        <w:b/>
        <w:color w:val="000000"/>
      </w:rPr>
    </w:lvl>
    <w:lvl w:ilvl="8">
      <w:start w:val="1"/>
      <w:numFmt w:val="decimal"/>
      <w:lvlText w:val="%1.%2.%3.%4.%5.%6.%7.%8.%9."/>
      <w:lvlJc w:val="left"/>
      <w:pPr>
        <w:ind w:left="2160" w:hanging="2160"/>
      </w:pPr>
      <w:rPr>
        <w:b/>
        <w:color w:val="000000"/>
      </w:rPr>
    </w:lvl>
  </w:abstractNum>
  <w:abstractNum w:abstractNumId="2" w15:restartNumberingAfterBreak="0">
    <w:nsid w:val="1D1B5318"/>
    <w:multiLevelType w:val="hybridMultilevel"/>
    <w:tmpl w:val="CC38366C"/>
    <w:lvl w:ilvl="0" w:tplc="200A0001">
      <w:start w:val="1"/>
      <w:numFmt w:val="bullet"/>
      <w:lvlText w:val=""/>
      <w:lvlJc w:val="left"/>
      <w:pPr>
        <w:ind w:left="1110" w:hanging="360"/>
      </w:pPr>
      <w:rPr>
        <w:rFonts w:ascii="Symbol" w:hAnsi="Symbol" w:hint="default"/>
      </w:rPr>
    </w:lvl>
    <w:lvl w:ilvl="1" w:tplc="200A0003">
      <w:start w:val="1"/>
      <w:numFmt w:val="bullet"/>
      <w:lvlText w:val="o"/>
      <w:lvlJc w:val="left"/>
      <w:pPr>
        <w:ind w:left="1830" w:hanging="360"/>
      </w:pPr>
      <w:rPr>
        <w:rFonts w:ascii="Courier New" w:hAnsi="Courier New" w:cs="Courier New" w:hint="default"/>
      </w:rPr>
    </w:lvl>
    <w:lvl w:ilvl="2" w:tplc="200A0005">
      <w:start w:val="1"/>
      <w:numFmt w:val="bullet"/>
      <w:lvlText w:val=""/>
      <w:lvlJc w:val="left"/>
      <w:pPr>
        <w:ind w:left="2550" w:hanging="360"/>
      </w:pPr>
      <w:rPr>
        <w:rFonts w:ascii="Wingdings" w:hAnsi="Wingdings" w:hint="default"/>
      </w:rPr>
    </w:lvl>
    <w:lvl w:ilvl="3" w:tplc="200A0001">
      <w:start w:val="1"/>
      <w:numFmt w:val="bullet"/>
      <w:lvlText w:val=""/>
      <w:lvlJc w:val="left"/>
      <w:pPr>
        <w:ind w:left="3270" w:hanging="360"/>
      </w:pPr>
      <w:rPr>
        <w:rFonts w:ascii="Symbol" w:hAnsi="Symbol" w:hint="default"/>
      </w:rPr>
    </w:lvl>
    <w:lvl w:ilvl="4" w:tplc="200A0003">
      <w:start w:val="1"/>
      <w:numFmt w:val="bullet"/>
      <w:lvlText w:val="o"/>
      <w:lvlJc w:val="left"/>
      <w:pPr>
        <w:ind w:left="3990" w:hanging="360"/>
      </w:pPr>
      <w:rPr>
        <w:rFonts w:ascii="Courier New" w:hAnsi="Courier New" w:cs="Courier New" w:hint="default"/>
      </w:rPr>
    </w:lvl>
    <w:lvl w:ilvl="5" w:tplc="200A0005">
      <w:start w:val="1"/>
      <w:numFmt w:val="bullet"/>
      <w:lvlText w:val=""/>
      <w:lvlJc w:val="left"/>
      <w:pPr>
        <w:ind w:left="4710" w:hanging="360"/>
      </w:pPr>
      <w:rPr>
        <w:rFonts w:ascii="Wingdings" w:hAnsi="Wingdings" w:hint="default"/>
      </w:rPr>
    </w:lvl>
    <w:lvl w:ilvl="6" w:tplc="200A0001">
      <w:start w:val="1"/>
      <w:numFmt w:val="bullet"/>
      <w:lvlText w:val=""/>
      <w:lvlJc w:val="left"/>
      <w:pPr>
        <w:ind w:left="5430" w:hanging="360"/>
      </w:pPr>
      <w:rPr>
        <w:rFonts w:ascii="Symbol" w:hAnsi="Symbol" w:hint="default"/>
      </w:rPr>
    </w:lvl>
    <w:lvl w:ilvl="7" w:tplc="200A0003">
      <w:start w:val="1"/>
      <w:numFmt w:val="bullet"/>
      <w:lvlText w:val="o"/>
      <w:lvlJc w:val="left"/>
      <w:pPr>
        <w:ind w:left="6150" w:hanging="360"/>
      </w:pPr>
      <w:rPr>
        <w:rFonts w:ascii="Courier New" w:hAnsi="Courier New" w:cs="Courier New" w:hint="default"/>
      </w:rPr>
    </w:lvl>
    <w:lvl w:ilvl="8" w:tplc="200A0005">
      <w:start w:val="1"/>
      <w:numFmt w:val="bullet"/>
      <w:lvlText w:val=""/>
      <w:lvlJc w:val="left"/>
      <w:pPr>
        <w:ind w:left="6870" w:hanging="360"/>
      </w:pPr>
      <w:rPr>
        <w:rFonts w:ascii="Wingdings" w:hAnsi="Wingdings" w:hint="default"/>
      </w:rPr>
    </w:lvl>
  </w:abstractNum>
  <w:abstractNum w:abstractNumId="3" w15:restartNumberingAfterBreak="0">
    <w:nsid w:val="1F4A06E2"/>
    <w:multiLevelType w:val="multilevel"/>
    <w:tmpl w:val="0409001D"/>
    <w:lvl w:ilvl="0">
      <w:start w:val="1"/>
      <w:numFmt w:val="decimal"/>
      <w:lvlText w:val="%1)"/>
      <w:lvlJc w:val="left"/>
      <w:pPr>
        <w:ind w:left="360" w:hanging="360"/>
      </w:pPr>
    </w:lvl>
    <w:lvl w:ilvl="1">
      <w:start w:val="1"/>
      <w:numFmt w:val="lowerLetter"/>
      <w:lvlText w:val="%2)"/>
      <w:lvlJc w:val="left"/>
      <w:pPr>
        <w:ind w:left="63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F937481"/>
    <w:multiLevelType w:val="hybridMultilevel"/>
    <w:tmpl w:val="F8DE0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E52BBD"/>
    <w:multiLevelType w:val="hybridMultilevel"/>
    <w:tmpl w:val="4FB676D8"/>
    <w:lvl w:ilvl="0" w:tplc="CD7C88A0">
      <w:numFmt w:val="bullet"/>
      <w:lvlText w:val=""/>
      <w:lvlJc w:val="left"/>
      <w:pPr>
        <w:ind w:left="1004" w:hanging="284"/>
      </w:pPr>
      <w:rPr>
        <w:rFonts w:ascii="Symbol" w:eastAsia="Symbol" w:hAnsi="Symbol" w:cs="Symbol" w:hint="default"/>
        <w:w w:val="100"/>
        <w:sz w:val="24"/>
        <w:szCs w:val="24"/>
        <w:lang w:val="es-ES" w:eastAsia="es-ES" w:bidi="es-ES"/>
      </w:rPr>
    </w:lvl>
    <w:lvl w:ilvl="1" w:tplc="C1A44CE2">
      <w:numFmt w:val="bullet"/>
      <w:lvlText w:val="•"/>
      <w:lvlJc w:val="left"/>
      <w:pPr>
        <w:ind w:left="1890" w:hanging="284"/>
      </w:pPr>
      <w:rPr>
        <w:rFonts w:hint="default"/>
        <w:lang w:val="es-ES" w:eastAsia="es-ES" w:bidi="es-ES"/>
      </w:rPr>
    </w:lvl>
    <w:lvl w:ilvl="2" w:tplc="D1C4D988">
      <w:numFmt w:val="bullet"/>
      <w:lvlText w:val="•"/>
      <w:lvlJc w:val="left"/>
      <w:pPr>
        <w:ind w:left="2781" w:hanging="284"/>
      </w:pPr>
      <w:rPr>
        <w:rFonts w:hint="default"/>
        <w:lang w:val="es-ES" w:eastAsia="es-ES" w:bidi="es-ES"/>
      </w:rPr>
    </w:lvl>
    <w:lvl w:ilvl="3" w:tplc="C4B4CE34">
      <w:numFmt w:val="bullet"/>
      <w:lvlText w:val="•"/>
      <w:lvlJc w:val="left"/>
      <w:pPr>
        <w:ind w:left="3672" w:hanging="284"/>
      </w:pPr>
      <w:rPr>
        <w:rFonts w:hint="default"/>
        <w:lang w:val="es-ES" w:eastAsia="es-ES" w:bidi="es-ES"/>
      </w:rPr>
    </w:lvl>
    <w:lvl w:ilvl="4" w:tplc="4FF4A1C4">
      <w:numFmt w:val="bullet"/>
      <w:lvlText w:val="•"/>
      <w:lvlJc w:val="left"/>
      <w:pPr>
        <w:ind w:left="4563" w:hanging="284"/>
      </w:pPr>
      <w:rPr>
        <w:rFonts w:hint="default"/>
        <w:lang w:val="es-ES" w:eastAsia="es-ES" w:bidi="es-ES"/>
      </w:rPr>
    </w:lvl>
    <w:lvl w:ilvl="5" w:tplc="4BFEC210">
      <w:numFmt w:val="bullet"/>
      <w:lvlText w:val="•"/>
      <w:lvlJc w:val="left"/>
      <w:pPr>
        <w:ind w:left="5454" w:hanging="284"/>
      </w:pPr>
      <w:rPr>
        <w:rFonts w:hint="default"/>
        <w:lang w:val="es-ES" w:eastAsia="es-ES" w:bidi="es-ES"/>
      </w:rPr>
    </w:lvl>
    <w:lvl w:ilvl="6" w:tplc="58E6F812">
      <w:numFmt w:val="bullet"/>
      <w:lvlText w:val="•"/>
      <w:lvlJc w:val="left"/>
      <w:pPr>
        <w:ind w:left="6344" w:hanging="284"/>
      </w:pPr>
      <w:rPr>
        <w:rFonts w:hint="default"/>
        <w:lang w:val="es-ES" w:eastAsia="es-ES" w:bidi="es-ES"/>
      </w:rPr>
    </w:lvl>
    <w:lvl w:ilvl="7" w:tplc="5CB2AFFE">
      <w:numFmt w:val="bullet"/>
      <w:lvlText w:val="•"/>
      <w:lvlJc w:val="left"/>
      <w:pPr>
        <w:ind w:left="7235" w:hanging="284"/>
      </w:pPr>
      <w:rPr>
        <w:rFonts w:hint="default"/>
        <w:lang w:val="es-ES" w:eastAsia="es-ES" w:bidi="es-ES"/>
      </w:rPr>
    </w:lvl>
    <w:lvl w:ilvl="8" w:tplc="1E40040A">
      <w:numFmt w:val="bullet"/>
      <w:lvlText w:val="•"/>
      <w:lvlJc w:val="left"/>
      <w:pPr>
        <w:ind w:left="8126" w:hanging="284"/>
      </w:pPr>
      <w:rPr>
        <w:rFonts w:hint="default"/>
        <w:lang w:val="es-ES" w:eastAsia="es-ES" w:bidi="es-ES"/>
      </w:rPr>
    </w:lvl>
  </w:abstractNum>
  <w:abstractNum w:abstractNumId="6" w15:restartNumberingAfterBreak="0">
    <w:nsid w:val="29612A8F"/>
    <w:multiLevelType w:val="hybridMultilevel"/>
    <w:tmpl w:val="F7669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B47DFE"/>
    <w:multiLevelType w:val="hybridMultilevel"/>
    <w:tmpl w:val="B9E0376A"/>
    <w:lvl w:ilvl="0" w:tplc="200A000F">
      <w:start w:val="1"/>
      <w:numFmt w:val="decimal"/>
      <w:lvlText w:val="%1."/>
      <w:lvlJc w:val="left"/>
      <w:pPr>
        <w:ind w:left="1004" w:hanging="360"/>
      </w:pPr>
    </w:lvl>
    <w:lvl w:ilvl="1" w:tplc="200A0019" w:tentative="1">
      <w:start w:val="1"/>
      <w:numFmt w:val="lowerLetter"/>
      <w:lvlText w:val="%2."/>
      <w:lvlJc w:val="left"/>
      <w:pPr>
        <w:ind w:left="1724" w:hanging="360"/>
      </w:pPr>
    </w:lvl>
    <w:lvl w:ilvl="2" w:tplc="200A001B" w:tentative="1">
      <w:start w:val="1"/>
      <w:numFmt w:val="lowerRoman"/>
      <w:lvlText w:val="%3."/>
      <w:lvlJc w:val="right"/>
      <w:pPr>
        <w:ind w:left="2444" w:hanging="180"/>
      </w:pPr>
    </w:lvl>
    <w:lvl w:ilvl="3" w:tplc="200A000F" w:tentative="1">
      <w:start w:val="1"/>
      <w:numFmt w:val="decimal"/>
      <w:lvlText w:val="%4."/>
      <w:lvlJc w:val="left"/>
      <w:pPr>
        <w:ind w:left="3164" w:hanging="360"/>
      </w:pPr>
    </w:lvl>
    <w:lvl w:ilvl="4" w:tplc="200A0019" w:tentative="1">
      <w:start w:val="1"/>
      <w:numFmt w:val="lowerLetter"/>
      <w:lvlText w:val="%5."/>
      <w:lvlJc w:val="left"/>
      <w:pPr>
        <w:ind w:left="3884" w:hanging="360"/>
      </w:pPr>
    </w:lvl>
    <w:lvl w:ilvl="5" w:tplc="200A001B" w:tentative="1">
      <w:start w:val="1"/>
      <w:numFmt w:val="lowerRoman"/>
      <w:lvlText w:val="%6."/>
      <w:lvlJc w:val="right"/>
      <w:pPr>
        <w:ind w:left="4604" w:hanging="180"/>
      </w:pPr>
    </w:lvl>
    <w:lvl w:ilvl="6" w:tplc="200A000F" w:tentative="1">
      <w:start w:val="1"/>
      <w:numFmt w:val="decimal"/>
      <w:lvlText w:val="%7."/>
      <w:lvlJc w:val="left"/>
      <w:pPr>
        <w:ind w:left="5324" w:hanging="360"/>
      </w:pPr>
    </w:lvl>
    <w:lvl w:ilvl="7" w:tplc="200A0019" w:tentative="1">
      <w:start w:val="1"/>
      <w:numFmt w:val="lowerLetter"/>
      <w:lvlText w:val="%8."/>
      <w:lvlJc w:val="left"/>
      <w:pPr>
        <w:ind w:left="6044" w:hanging="360"/>
      </w:pPr>
    </w:lvl>
    <w:lvl w:ilvl="8" w:tplc="200A001B" w:tentative="1">
      <w:start w:val="1"/>
      <w:numFmt w:val="lowerRoman"/>
      <w:lvlText w:val="%9."/>
      <w:lvlJc w:val="right"/>
      <w:pPr>
        <w:ind w:left="6764" w:hanging="180"/>
      </w:pPr>
    </w:lvl>
  </w:abstractNum>
  <w:abstractNum w:abstractNumId="8" w15:restartNumberingAfterBreak="0">
    <w:nsid w:val="338B1BF0"/>
    <w:multiLevelType w:val="multilevel"/>
    <w:tmpl w:val="0409001D"/>
    <w:lvl w:ilvl="0">
      <w:start w:val="1"/>
      <w:numFmt w:val="decimal"/>
      <w:lvlText w:val="%1)"/>
      <w:lvlJc w:val="left"/>
      <w:pPr>
        <w:ind w:left="360" w:hanging="360"/>
      </w:pPr>
    </w:lvl>
    <w:lvl w:ilvl="1">
      <w:start w:val="1"/>
      <w:numFmt w:val="lowerLetter"/>
      <w:lvlText w:val="%2)"/>
      <w:lvlJc w:val="left"/>
      <w:pPr>
        <w:ind w:left="63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38252B9B"/>
    <w:multiLevelType w:val="hybridMultilevel"/>
    <w:tmpl w:val="0B08B094"/>
    <w:lvl w:ilvl="0" w:tplc="ACC46EB4">
      <w:numFmt w:val="bullet"/>
      <w:lvlText w:val="•"/>
      <w:lvlJc w:val="left"/>
      <w:pPr>
        <w:ind w:left="1004" w:hanging="284"/>
      </w:pPr>
      <w:rPr>
        <w:rFonts w:ascii="Arial" w:eastAsia="Arial" w:hAnsi="Arial" w:cs="Arial" w:hint="default"/>
        <w:b/>
        <w:bCs/>
        <w:spacing w:val="-20"/>
        <w:w w:val="99"/>
        <w:sz w:val="24"/>
        <w:szCs w:val="24"/>
        <w:lang w:val="es-ES" w:eastAsia="es-ES" w:bidi="es-ES"/>
      </w:rPr>
    </w:lvl>
    <w:lvl w:ilvl="1" w:tplc="6B62091A">
      <w:numFmt w:val="bullet"/>
      <w:lvlText w:val="•"/>
      <w:lvlJc w:val="left"/>
      <w:pPr>
        <w:ind w:left="1890" w:hanging="284"/>
      </w:pPr>
      <w:rPr>
        <w:rFonts w:hint="default"/>
        <w:lang w:val="es-ES" w:eastAsia="es-ES" w:bidi="es-ES"/>
      </w:rPr>
    </w:lvl>
    <w:lvl w:ilvl="2" w:tplc="8C46FC16">
      <w:numFmt w:val="bullet"/>
      <w:lvlText w:val="•"/>
      <w:lvlJc w:val="left"/>
      <w:pPr>
        <w:ind w:left="2781" w:hanging="284"/>
      </w:pPr>
      <w:rPr>
        <w:rFonts w:hint="default"/>
        <w:lang w:val="es-ES" w:eastAsia="es-ES" w:bidi="es-ES"/>
      </w:rPr>
    </w:lvl>
    <w:lvl w:ilvl="3" w:tplc="964208D6">
      <w:numFmt w:val="bullet"/>
      <w:lvlText w:val="•"/>
      <w:lvlJc w:val="left"/>
      <w:pPr>
        <w:ind w:left="3672" w:hanging="284"/>
      </w:pPr>
      <w:rPr>
        <w:rFonts w:hint="default"/>
        <w:lang w:val="es-ES" w:eastAsia="es-ES" w:bidi="es-ES"/>
      </w:rPr>
    </w:lvl>
    <w:lvl w:ilvl="4" w:tplc="52B09C88">
      <w:numFmt w:val="bullet"/>
      <w:lvlText w:val="•"/>
      <w:lvlJc w:val="left"/>
      <w:pPr>
        <w:ind w:left="4563" w:hanging="284"/>
      </w:pPr>
      <w:rPr>
        <w:rFonts w:hint="default"/>
        <w:lang w:val="es-ES" w:eastAsia="es-ES" w:bidi="es-ES"/>
      </w:rPr>
    </w:lvl>
    <w:lvl w:ilvl="5" w:tplc="9EA23D90">
      <w:numFmt w:val="bullet"/>
      <w:lvlText w:val="•"/>
      <w:lvlJc w:val="left"/>
      <w:pPr>
        <w:ind w:left="5454" w:hanging="284"/>
      </w:pPr>
      <w:rPr>
        <w:rFonts w:hint="default"/>
        <w:lang w:val="es-ES" w:eastAsia="es-ES" w:bidi="es-ES"/>
      </w:rPr>
    </w:lvl>
    <w:lvl w:ilvl="6" w:tplc="4EB62F74">
      <w:numFmt w:val="bullet"/>
      <w:lvlText w:val="•"/>
      <w:lvlJc w:val="left"/>
      <w:pPr>
        <w:ind w:left="6344" w:hanging="284"/>
      </w:pPr>
      <w:rPr>
        <w:rFonts w:hint="default"/>
        <w:lang w:val="es-ES" w:eastAsia="es-ES" w:bidi="es-ES"/>
      </w:rPr>
    </w:lvl>
    <w:lvl w:ilvl="7" w:tplc="F0FC9DEE">
      <w:numFmt w:val="bullet"/>
      <w:lvlText w:val="•"/>
      <w:lvlJc w:val="left"/>
      <w:pPr>
        <w:ind w:left="7235" w:hanging="284"/>
      </w:pPr>
      <w:rPr>
        <w:rFonts w:hint="default"/>
        <w:lang w:val="es-ES" w:eastAsia="es-ES" w:bidi="es-ES"/>
      </w:rPr>
    </w:lvl>
    <w:lvl w:ilvl="8" w:tplc="42B0E7CA">
      <w:numFmt w:val="bullet"/>
      <w:lvlText w:val="•"/>
      <w:lvlJc w:val="left"/>
      <w:pPr>
        <w:ind w:left="8126" w:hanging="284"/>
      </w:pPr>
      <w:rPr>
        <w:rFonts w:hint="default"/>
        <w:lang w:val="es-ES" w:eastAsia="es-ES" w:bidi="es-ES"/>
      </w:rPr>
    </w:lvl>
  </w:abstractNum>
  <w:abstractNum w:abstractNumId="10" w15:restartNumberingAfterBreak="0">
    <w:nsid w:val="3E7E27D2"/>
    <w:multiLevelType w:val="hybridMultilevel"/>
    <w:tmpl w:val="D24066D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4704AC6"/>
    <w:multiLevelType w:val="hybridMultilevel"/>
    <w:tmpl w:val="1A7A336E"/>
    <w:lvl w:ilvl="0" w:tplc="200A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5964375"/>
    <w:multiLevelType w:val="hybridMultilevel"/>
    <w:tmpl w:val="1A7A336E"/>
    <w:lvl w:ilvl="0" w:tplc="200A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AB660A"/>
    <w:multiLevelType w:val="hybridMultilevel"/>
    <w:tmpl w:val="AC108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0737EF"/>
    <w:multiLevelType w:val="multilevel"/>
    <w:tmpl w:val="26AAA408"/>
    <w:lvl w:ilvl="0">
      <w:start w:val="1"/>
      <w:numFmt w:val="decimal"/>
      <w:lvlText w:val="%1"/>
      <w:lvlJc w:val="left"/>
      <w:pPr>
        <w:ind w:left="360" w:hanging="360"/>
      </w:pPr>
      <w:rPr>
        <w:rFonts w:hint="default"/>
      </w:rPr>
    </w:lvl>
    <w:lvl w:ilvl="1">
      <w:start w:val="7"/>
      <w:numFmt w:val="decimal"/>
      <w:lvlText w:val="%1.%2"/>
      <w:lvlJc w:val="left"/>
      <w:pPr>
        <w:ind w:left="717" w:hanging="36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2151" w:hanging="1080"/>
      </w:pPr>
      <w:rPr>
        <w:rFonts w:hint="default"/>
      </w:rPr>
    </w:lvl>
    <w:lvl w:ilvl="4">
      <w:start w:val="1"/>
      <w:numFmt w:val="decimal"/>
      <w:lvlText w:val="%1.%2.%3.%4.%5"/>
      <w:lvlJc w:val="left"/>
      <w:pPr>
        <w:ind w:left="2508" w:hanging="1080"/>
      </w:pPr>
      <w:rPr>
        <w:rFonts w:hint="default"/>
      </w:rPr>
    </w:lvl>
    <w:lvl w:ilvl="5">
      <w:start w:val="1"/>
      <w:numFmt w:val="decimal"/>
      <w:lvlText w:val="%1.%2.%3.%4.%5.%6"/>
      <w:lvlJc w:val="left"/>
      <w:pPr>
        <w:ind w:left="3225" w:hanging="1440"/>
      </w:pPr>
      <w:rPr>
        <w:rFonts w:hint="default"/>
      </w:rPr>
    </w:lvl>
    <w:lvl w:ilvl="6">
      <w:start w:val="1"/>
      <w:numFmt w:val="decimal"/>
      <w:lvlText w:val="%1.%2.%3.%4.%5.%6.%7"/>
      <w:lvlJc w:val="left"/>
      <w:pPr>
        <w:ind w:left="3582" w:hanging="1440"/>
      </w:pPr>
      <w:rPr>
        <w:rFonts w:hint="default"/>
      </w:rPr>
    </w:lvl>
    <w:lvl w:ilvl="7">
      <w:start w:val="1"/>
      <w:numFmt w:val="decimal"/>
      <w:lvlText w:val="%1.%2.%3.%4.%5.%6.%7.%8"/>
      <w:lvlJc w:val="left"/>
      <w:pPr>
        <w:ind w:left="4299" w:hanging="1800"/>
      </w:pPr>
      <w:rPr>
        <w:rFonts w:hint="default"/>
      </w:rPr>
    </w:lvl>
    <w:lvl w:ilvl="8">
      <w:start w:val="1"/>
      <w:numFmt w:val="decimal"/>
      <w:lvlText w:val="%1.%2.%3.%4.%5.%6.%7.%8.%9"/>
      <w:lvlJc w:val="left"/>
      <w:pPr>
        <w:ind w:left="4656" w:hanging="1800"/>
      </w:pPr>
      <w:rPr>
        <w:rFonts w:hint="default"/>
      </w:rPr>
    </w:lvl>
  </w:abstractNum>
  <w:abstractNum w:abstractNumId="15" w15:restartNumberingAfterBreak="0">
    <w:nsid w:val="567A410A"/>
    <w:multiLevelType w:val="hybridMultilevel"/>
    <w:tmpl w:val="DF02CF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402517B"/>
    <w:multiLevelType w:val="hybridMultilevel"/>
    <w:tmpl w:val="61B49998"/>
    <w:lvl w:ilvl="0" w:tplc="DE421520">
      <w:start w:val="1"/>
      <w:numFmt w:val="bullet"/>
      <w:lvlText w:val="•"/>
      <w:lvlJc w:val="left"/>
      <w:pPr>
        <w:tabs>
          <w:tab w:val="num" w:pos="720"/>
        </w:tabs>
        <w:ind w:left="720" w:hanging="360"/>
      </w:pPr>
      <w:rPr>
        <w:rFonts w:ascii="Arial" w:hAnsi="Arial" w:hint="default"/>
      </w:rPr>
    </w:lvl>
    <w:lvl w:ilvl="1" w:tplc="CB02C030" w:tentative="1">
      <w:start w:val="1"/>
      <w:numFmt w:val="bullet"/>
      <w:lvlText w:val="•"/>
      <w:lvlJc w:val="left"/>
      <w:pPr>
        <w:tabs>
          <w:tab w:val="num" w:pos="1440"/>
        </w:tabs>
        <w:ind w:left="1440" w:hanging="360"/>
      </w:pPr>
      <w:rPr>
        <w:rFonts w:ascii="Arial" w:hAnsi="Arial" w:hint="default"/>
      </w:rPr>
    </w:lvl>
    <w:lvl w:ilvl="2" w:tplc="9D8EED14" w:tentative="1">
      <w:start w:val="1"/>
      <w:numFmt w:val="bullet"/>
      <w:lvlText w:val="•"/>
      <w:lvlJc w:val="left"/>
      <w:pPr>
        <w:tabs>
          <w:tab w:val="num" w:pos="2160"/>
        </w:tabs>
        <w:ind w:left="2160" w:hanging="360"/>
      </w:pPr>
      <w:rPr>
        <w:rFonts w:ascii="Arial" w:hAnsi="Arial" w:hint="default"/>
      </w:rPr>
    </w:lvl>
    <w:lvl w:ilvl="3" w:tplc="A872A55A" w:tentative="1">
      <w:start w:val="1"/>
      <w:numFmt w:val="bullet"/>
      <w:lvlText w:val="•"/>
      <w:lvlJc w:val="left"/>
      <w:pPr>
        <w:tabs>
          <w:tab w:val="num" w:pos="2880"/>
        </w:tabs>
        <w:ind w:left="2880" w:hanging="360"/>
      </w:pPr>
      <w:rPr>
        <w:rFonts w:ascii="Arial" w:hAnsi="Arial" w:hint="default"/>
      </w:rPr>
    </w:lvl>
    <w:lvl w:ilvl="4" w:tplc="1A6A959E" w:tentative="1">
      <w:start w:val="1"/>
      <w:numFmt w:val="bullet"/>
      <w:lvlText w:val="•"/>
      <w:lvlJc w:val="left"/>
      <w:pPr>
        <w:tabs>
          <w:tab w:val="num" w:pos="3600"/>
        </w:tabs>
        <w:ind w:left="3600" w:hanging="360"/>
      </w:pPr>
      <w:rPr>
        <w:rFonts w:ascii="Arial" w:hAnsi="Arial" w:hint="default"/>
      </w:rPr>
    </w:lvl>
    <w:lvl w:ilvl="5" w:tplc="60CE5D30" w:tentative="1">
      <w:start w:val="1"/>
      <w:numFmt w:val="bullet"/>
      <w:lvlText w:val="•"/>
      <w:lvlJc w:val="left"/>
      <w:pPr>
        <w:tabs>
          <w:tab w:val="num" w:pos="4320"/>
        </w:tabs>
        <w:ind w:left="4320" w:hanging="360"/>
      </w:pPr>
      <w:rPr>
        <w:rFonts w:ascii="Arial" w:hAnsi="Arial" w:hint="default"/>
      </w:rPr>
    </w:lvl>
    <w:lvl w:ilvl="6" w:tplc="7DDE18D2" w:tentative="1">
      <w:start w:val="1"/>
      <w:numFmt w:val="bullet"/>
      <w:lvlText w:val="•"/>
      <w:lvlJc w:val="left"/>
      <w:pPr>
        <w:tabs>
          <w:tab w:val="num" w:pos="5040"/>
        </w:tabs>
        <w:ind w:left="5040" w:hanging="360"/>
      </w:pPr>
      <w:rPr>
        <w:rFonts w:ascii="Arial" w:hAnsi="Arial" w:hint="default"/>
      </w:rPr>
    </w:lvl>
    <w:lvl w:ilvl="7" w:tplc="97AADCCC" w:tentative="1">
      <w:start w:val="1"/>
      <w:numFmt w:val="bullet"/>
      <w:lvlText w:val="•"/>
      <w:lvlJc w:val="left"/>
      <w:pPr>
        <w:tabs>
          <w:tab w:val="num" w:pos="5760"/>
        </w:tabs>
        <w:ind w:left="5760" w:hanging="360"/>
      </w:pPr>
      <w:rPr>
        <w:rFonts w:ascii="Arial" w:hAnsi="Arial" w:hint="default"/>
      </w:rPr>
    </w:lvl>
    <w:lvl w:ilvl="8" w:tplc="3DB22156" w:tentative="1">
      <w:start w:val="1"/>
      <w:numFmt w:val="bullet"/>
      <w:lvlText w:val="•"/>
      <w:lvlJc w:val="left"/>
      <w:pPr>
        <w:tabs>
          <w:tab w:val="num" w:pos="6480"/>
        </w:tabs>
        <w:ind w:left="6480" w:hanging="360"/>
      </w:pPr>
      <w:rPr>
        <w:rFonts w:ascii="Arial" w:hAnsi="Arial" w:hint="default"/>
      </w:r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15"/>
  </w:num>
  <w:num w:numId="4">
    <w:abstractNumId w:val="2"/>
  </w:num>
  <w:num w:numId="5">
    <w:abstractNumId w:val="1"/>
  </w:num>
  <w:num w:numId="6">
    <w:abstractNumId w:val="8"/>
  </w:num>
  <w:num w:numId="7">
    <w:abstractNumId w:val="10"/>
  </w:num>
  <w:num w:numId="8">
    <w:abstractNumId w:val="0"/>
  </w:num>
  <w:num w:numId="9">
    <w:abstractNumId w:val="9"/>
  </w:num>
  <w:num w:numId="10">
    <w:abstractNumId w:val="16"/>
  </w:num>
  <w:num w:numId="11">
    <w:abstractNumId w:val="14"/>
  </w:num>
  <w:num w:numId="12">
    <w:abstractNumId w:val="5"/>
  </w:num>
  <w:num w:numId="13">
    <w:abstractNumId w:val="3"/>
  </w:num>
  <w:num w:numId="14">
    <w:abstractNumId w:val="12"/>
  </w:num>
  <w:num w:numId="15">
    <w:abstractNumId w:val="11"/>
  </w:num>
  <w:num w:numId="16">
    <w:abstractNumId w:val="4"/>
  </w:num>
  <w:num w:numId="17">
    <w:abstractNumId w:val="13"/>
  </w:num>
  <w:num w:numId="18">
    <w:abstractNumId w:val="6"/>
  </w:num>
  <w:num w:numId="19">
    <w:abstractNumId w:val="7"/>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vila Jonathan">
    <w15:presenceInfo w15:providerId="AD" w15:userId="S-1-5-21-2201250631-812902403-2817560465-9525"/>
  </w15:person>
  <w15:person w15:author="Zeudy">
    <w15:presenceInfo w15:providerId="None" w15:userId="Zeudy"/>
  </w15:person>
  <w15:person w15:author="Villalobos Alemarnery">
    <w15:presenceInfo w15:providerId="AD" w15:userId="S-1-5-21-2201250631-812902403-2817560465-95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ES" w:vendorID="64" w:dllVersion="131078" w:nlCheck="1" w:checkStyle="1"/>
  <w:activeWritingStyle w:appName="MSWord" w:lang="es-VE" w:vendorID="64" w:dllVersion="131078" w:nlCheck="1" w:checkStyle="1"/>
  <w:activeWritingStyle w:appName="MSWord" w:lang="en-US" w:vendorID="64" w:dllVersion="131078" w:nlCheck="1" w:checkStyle="1"/>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2415"/>
    <w:rsid w:val="00007D47"/>
    <w:rsid w:val="0002540D"/>
    <w:rsid w:val="00025F12"/>
    <w:rsid w:val="00030953"/>
    <w:rsid w:val="00031818"/>
    <w:rsid w:val="00033619"/>
    <w:rsid w:val="000336AE"/>
    <w:rsid w:val="000400F9"/>
    <w:rsid w:val="0005146F"/>
    <w:rsid w:val="00054A51"/>
    <w:rsid w:val="00055A71"/>
    <w:rsid w:val="0006250E"/>
    <w:rsid w:val="00062DE9"/>
    <w:rsid w:val="000648E1"/>
    <w:rsid w:val="00064E9F"/>
    <w:rsid w:val="00074680"/>
    <w:rsid w:val="00081354"/>
    <w:rsid w:val="000866EA"/>
    <w:rsid w:val="00091482"/>
    <w:rsid w:val="00096A11"/>
    <w:rsid w:val="00096B93"/>
    <w:rsid w:val="000979AC"/>
    <w:rsid w:val="000A1019"/>
    <w:rsid w:val="000B2415"/>
    <w:rsid w:val="000B46D9"/>
    <w:rsid w:val="000C489D"/>
    <w:rsid w:val="000C62B4"/>
    <w:rsid w:val="000F3AFF"/>
    <w:rsid w:val="000F5A76"/>
    <w:rsid w:val="00103168"/>
    <w:rsid w:val="00111813"/>
    <w:rsid w:val="00115B4E"/>
    <w:rsid w:val="001223FD"/>
    <w:rsid w:val="00130CF7"/>
    <w:rsid w:val="00147367"/>
    <w:rsid w:val="00156658"/>
    <w:rsid w:val="00166BB0"/>
    <w:rsid w:val="00170294"/>
    <w:rsid w:val="00175BAF"/>
    <w:rsid w:val="00177AD5"/>
    <w:rsid w:val="001823D4"/>
    <w:rsid w:val="001A1343"/>
    <w:rsid w:val="001A1796"/>
    <w:rsid w:val="001A4B4A"/>
    <w:rsid w:val="001A6208"/>
    <w:rsid w:val="001B4EB4"/>
    <w:rsid w:val="001B7E1A"/>
    <w:rsid w:val="001C2DB9"/>
    <w:rsid w:val="001D2406"/>
    <w:rsid w:val="001E0ECB"/>
    <w:rsid w:val="001E20A1"/>
    <w:rsid w:val="0020772B"/>
    <w:rsid w:val="00211779"/>
    <w:rsid w:val="00212464"/>
    <w:rsid w:val="00213D61"/>
    <w:rsid w:val="00223AED"/>
    <w:rsid w:val="0022627A"/>
    <w:rsid w:val="00233A15"/>
    <w:rsid w:val="00237DE0"/>
    <w:rsid w:val="00240E6A"/>
    <w:rsid w:val="00262290"/>
    <w:rsid w:val="0028501F"/>
    <w:rsid w:val="00291D41"/>
    <w:rsid w:val="0029592F"/>
    <w:rsid w:val="002A20A1"/>
    <w:rsid w:val="002A408E"/>
    <w:rsid w:val="002C28EA"/>
    <w:rsid w:val="002D15B1"/>
    <w:rsid w:val="002D458E"/>
    <w:rsid w:val="002D57F0"/>
    <w:rsid w:val="002D738A"/>
    <w:rsid w:val="002E5E70"/>
    <w:rsid w:val="002E6CBF"/>
    <w:rsid w:val="002F2D88"/>
    <w:rsid w:val="002F71FB"/>
    <w:rsid w:val="003011C4"/>
    <w:rsid w:val="00303FBC"/>
    <w:rsid w:val="003041DF"/>
    <w:rsid w:val="00304814"/>
    <w:rsid w:val="00323F64"/>
    <w:rsid w:val="00325FA4"/>
    <w:rsid w:val="00334D67"/>
    <w:rsid w:val="00341C28"/>
    <w:rsid w:val="00346BE5"/>
    <w:rsid w:val="00347F61"/>
    <w:rsid w:val="003529FB"/>
    <w:rsid w:val="00353319"/>
    <w:rsid w:val="003534F1"/>
    <w:rsid w:val="00355B06"/>
    <w:rsid w:val="003601FC"/>
    <w:rsid w:val="0036582F"/>
    <w:rsid w:val="003772F1"/>
    <w:rsid w:val="0039548E"/>
    <w:rsid w:val="003959CE"/>
    <w:rsid w:val="00396A1A"/>
    <w:rsid w:val="00396BF1"/>
    <w:rsid w:val="003A52D1"/>
    <w:rsid w:val="003A77F1"/>
    <w:rsid w:val="003B05C9"/>
    <w:rsid w:val="003C2194"/>
    <w:rsid w:val="003D1416"/>
    <w:rsid w:val="003D1451"/>
    <w:rsid w:val="003D3E73"/>
    <w:rsid w:val="003D7422"/>
    <w:rsid w:val="003F4FCE"/>
    <w:rsid w:val="00415B11"/>
    <w:rsid w:val="00430CCD"/>
    <w:rsid w:val="00430F7C"/>
    <w:rsid w:val="004314D2"/>
    <w:rsid w:val="00435CAB"/>
    <w:rsid w:val="0044093D"/>
    <w:rsid w:val="0044220B"/>
    <w:rsid w:val="00443E7C"/>
    <w:rsid w:val="0045053A"/>
    <w:rsid w:val="00462B33"/>
    <w:rsid w:val="004630BE"/>
    <w:rsid w:val="00472FED"/>
    <w:rsid w:val="00481FE7"/>
    <w:rsid w:val="00486E70"/>
    <w:rsid w:val="004B12A7"/>
    <w:rsid w:val="004B24BF"/>
    <w:rsid w:val="004B3447"/>
    <w:rsid w:val="004C2A55"/>
    <w:rsid w:val="004C4C8C"/>
    <w:rsid w:val="004E5360"/>
    <w:rsid w:val="005005CB"/>
    <w:rsid w:val="00507BF6"/>
    <w:rsid w:val="00523CE2"/>
    <w:rsid w:val="00550F33"/>
    <w:rsid w:val="005512F9"/>
    <w:rsid w:val="00552AAB"/>
    <w:rsid w:val="0055760D"/>
    <w:rsid w:val="00580526"/>
    <w:rsid w:val="00586022"/>
    <w:rsid w:val="00591A84"/>
    <w:rsid w:val="005929F6"/>
    <w:rsid w:val="005937D5"/>
    <w:rsid w:val="005B6285"/>
    <w:rsid w:val="005B6B53"/>
    <w:rsid w:val="005C169D"/>
    <w:rsid w:val="005E75F9"/>
    <w:rsid w:val="006048BF"/>
    <w:rsid w:val="00613136"/>
    <w:rsid w:val="00616E17"/>
    <w:rsid w:val="00623E1F"/>
    <w:rsid w:val="00624FFE"/>
    <w:rsid w:val="00635A65"/>
    <w:rsid w:val="00637D8F"/>
    <w:rsid w:val="00657276"/>
    <w:rsid w:val="006648A3"/>
    <w:rsid w:val="00665467"/>
    <w:rsid w:val="00667B61"/>
    <w:rsid w:val="00682813"/>
    <w:rsid w:val="006904E5"/>
    <w:rsid w:val="006966DE"/>
    <w:rsid w:val="006A555E"/>
    <w:rsid w:val="006A633C"/>
    <w:rsid w:val="006B3C35"/>
    <w:rsid w:val="006B4297"/>
    <w:rsid w:val="006C1235"/>
    <w:rsid w:val="006E32A4"/>
    <w:rsid w:val="006E6DAE"/>
    <w:rsid w:val="0070261C"/>
    <w:rsid w:val="00707257"/>
    <w:rsid w:val="0071441F"/>
    <w:rsid w:val="00722528"/>
    <w:rsid w:val="00724369"/>
    <w:rsid w:val="007277E5"/>
    <w:rsid w:val="00727C5E"/>
    <w:rsid w:val="00727E08"/>
    <w:rsid w:val="0074305F"/>
    <w:rsid w:val="00756E2F"/>
    <w:rsid w:val="007600BC"/>
    <w:rsid w:val="00760727"/>
    <w:rsid w:val="00761F84"/>
    <w:rsid w:val="00766E2E"/>
    <w:rsid w:val="00777C4E"/>
    <w:rsid w:val="0078140B"/>
    <w:rsid w:val="007A09F9"/>
    <w:rsid w:val="007A2241"/>
    <w:rsid w:val="007A7825"/>
    <w:rsid w:val="007B0024"/>
    <w:rsid w:val="007B2BFF"/>
    <w:rsid w:val="007B54B3"/>
    <w:rsid w:val="007D5F60"/>
    <w:rsid w:val="007E1F5D"/>
    <w:rsid w:val="007E2F60"/>
    <w:rsid w:val="007E564B"/>
    <w:rsid w:val="007E5B44"/>
    <w:rsid w:val="007F12E7"/>
    <w:rsid w:val="007F2600"/>
    <w:rsid w:val="007F2A9A"/>
    <w:rsid w:val="007F5552"/>
    <w:rsid w:val="0080194D"/>
    <w:rsid w:val="0081144D"/>
    <w:rsid w:val="00814FFA"/>
    <w:rsid w:val="00821275"/>
    <w:rsid w:val="00821A8D"/>
    <w:rsid w:val="0083332D"/>
    <w:rsid w:val="00835BEB"/>
    <w:rsid w:val="00835EC2"/>
    <w:rsid w:val="00862F98"/>
    <w:rsid w:val="00863C69"/>
    <w:rsid w:val="00863D14"/>
    <w:rsid w:val="008745CA"/>
    <w:rsid w:val="008949EE"/>
    <w:rsid w:val="00894C34"/>
    <w:rsid w:val="008A2A9E"/>
    <w:rsid w:val="008A639B"/>
    <w:rsid w:val="008A79DC"/>
    <w:rsid w:val="008B3F46"/>
    <w:rsid w:val="008B5B87"/>
    <w:rsid w:val="008F3264"/>
    <w:rsid w:val="00911254"/>
    <w:rsid w:val="009169A5"/>
    <w:rsid w:val="00930EDF"/>
    <w:rsid w:val="00935BED"/>
    <w:rsid w:val="00945C82"/>
    <w:rsid w:val="009547BA"/>
    <w:rsid w:val="00955AEC"/>
    <w:rsid w:val="00967207"/>
    <w:rsid w:val="009772D8"/>
    <w:rsid w:val="00980ECC"/>
    <w:rsid w:val="009834F1"/>
    <w:rsid w:val="0098793C"/>
    <w:rsid w:val="00991467"/>
    <w:rsid w:val="009914ED"/>
    <w:rsid w:val="009930B8"/>
    <w:rsid w:val="009A4B07"/>
    <w:rsid w:val="009B52FE"/>
    <w:rsid w:val="009C477B"/>
    <w:rsid w:val="009E5602"/>
    <w:rsid w:val="009F74A1"/>
    <w:rsid w:val="00A0526C"/>
    <w:rsid w:val="00A05BAA"/>
    <w:rsid w:val="00A05C72"/>
    <w:rsid w:val="00A17503"/>
    <w:rsid w:val="00A212A2"/>
    <w:rsid w:val="00A30901"/>
    <w:rsid w:val="00A33C14"/>
    <w:rsid w:val="00A35D73"/>
    <w:rsid w:val="00A453C7"/>
    <w:rsid w:val="00A463B4"/>
    <w:rsid w:val="00A531D9"/>
    <w:rsid w:val="00A604C6"/>
    <w:rsid w:val="00A65D30"/>
    <w:rsid w:val="00A762E8"/>
    <w:rsid w:val="00A9490F"/>
    <w:rsid w:val="00A94D44"/>
    <w:rsid w:val="00AA0B63"/>
    <w:rsid w:val="00AA0CD3"/>
    <w:rsid w:val="00AA143D"/>
    <w:rsid w:val="00AB430D"/>
    <w:rsid w:val="00AB4BD3"/>
    <w:rsid w:val="00AB4BFC"/>
    <w:rsid w:val="00AC76A9"/>
    <w:rsid w:val="00AC7D20"/>
    <w:rsid w:val="00AD0EA4"/>
    <w:rsid w:val="00AE0F53"/>
    <w:rsid w:val="00AE57F2"/>
    <w:rsid w:val="00AF3D19"/>
    <w:rsid w:val="00AF5837"/>
    <w:rsid w:val="00B05082"/>
    <w:rsid w:val="00B10734"/>
    <w:rsid w:val="00B17267"/>
    <w:rsid w:val="00B174A9"/>
    <w:rsid w:val="00B21A97"/>
    <w:rsid w:val="00B23C9C"/>
    <w:rsid w:val="00B24562"/>
    <w:rsid w:val="00B27F50"/>
    <w:rsid w:val="00B3434D"/>
    <w:rsid w:val="00B36DE0"/>
    <w:rsid w:val="00B500B9"/>
    <w:rsid w:val="00B54E81"/>
    <w:rsid w:val="00B563D5"/>
    <w:rsid w:val="00B6080E"/>
    <w:rsid w:val="00B718EA"/>
    <w:rsid w:val="00B73B5E"/>
    <w:rsid w:val="00B74130"/>
    <w:rsid w:val="00B7577A"/>
    <w:rsid w:val="00B75B31"/>
    <w:rsid w:val="00B768C9"/>
    <w:rsid w:val="00B81045"/>
    <w:rsid w:val="00B82D24"/>
    <w:rsid w:val="00B83F3C"/>
    <w:rsid w:val="00B84159"/>
    <w:rsid w:val="00B9199C"/>
    <w:rsid w:val="00BE26FA"/>
    <w:rsid w:val="00BE3159"/>
    <w:rsid w:val="00BE4091"/>
    <w:rsid w:val="00BF4D1B"/>
    <w:rsid w:val="00C06D83"/>
    <w:rsid w:val="00C139A3"/>
    <w:rsid w:val="00C1577B"/>
    <w:rsid w:val="00C15886"/>
    <w:rsid w:val="00C173AF"/>
    <w:rsid w:val="00C2118C"/>
    <w:rsid w:val="00C21AAA"/>
    <w:rsid w:val="00C27F9D"/>
    <w:rsid w:val="00C31080"/>
    <w:rsid w:val="00C34DC1"/>
    <w:rsid w:val="00C40E05"/>
    <w:rsid w:val="00C41A23"/>
    <w:rsid w:val="00C42BD6"/>
    <w:rsid w:val="00C43D99"/>
    <w:rsid w:val="00C54CAA"/>
    <w:rsid w:val="00C55910"/>
    <w:rsid w:val="00C55A8F"/>
    <w:rsid w:val="00C60320"/>
    <w:rsid w:val="00C61F5B"/>
    <w:rsid w:val="00C65C41"/>
    <w:rsid w:val="00C676AC"/>
    <w:rsid w:val="00C718E1"/>
    <w:rsid w:val="00C81DFE"/>
    <w:rsid w:val="00C93E8B"/>
    <w:rsid w:val="00C941A3"/>
    <w:rsid w:val="00C97D6B"/>
    <w:rsid w:val="00CB330B"/>
    <w:rsid w:val="00CB3B46"/>
    <w:rsid w:val="00CB6019"/>
    <w:rsid w:val="00CD06A2"/>
    <w:rsid w:val="00CD0D3E"/>
    <w:rsid w:val="00CD5689"/>
    <w:rsid w:val="00CE2D74"/>
    <w:rsid w:val="00CE743C"/>
    <w:rsid w:val="00D03D64"/>
    <w:rsid w:val="00D12359"/>
    <w:rsid w:val="00D14FAA"/>
    <w:rsid w:val="00D23632"/>
    <w:rsid w:val="00D37B2D"/>
    <w:rsid w:val="00D442AB"/>
    <w:rsid w:val="00D47A38"/>
    <w:rsid w:val="00D552B6"/>
    <w:rsid w:val="00D61FA2"/>
    <w:rsid w:val="00D62D72"/>
    <w:rsid w:val="00D677C4"/>
    <w:rsid w:val="00D82381"/>
    <w:rsid w:val="00D869E6"/>
    <w:rsid w:val="00D93E59"/>
    <w:rsid w:val="00D94117"/>
    <w:rsid w:val="00DA780C"/>
    <w:rsid w:val="00DB7CDB"/>
    <w:rsid w:val="00DC4CC6"/>
    <w:rsid w:val="00DD7B5A"/>
    <w:rsid w:val="00DE025C"/>
    <w:rsid w:val="00DE2300"/>
    <w:rsid w:val="00DE4DF0"/>
    <w:rsid w:val="00DF3AD3"/>
    <w:rsid w:val="00E0745D"/>
    <w:rsid w:val="00E10633"/>
    <w:rsid w:val="00E11297"/>
    <w:rsid w:val="00E113AD"/>
    <w:rsid w:val="00E162CE"/>
    <w:rsid w:val="00E174F0"/>
    <w:rsid w:val="00E22632"/>
    <w:rsid w:val="00E2620C"/>
    <w:rsid w:val="00E26BA7"/>
    <w:rsid w:val="00E27091"/>
    <w:rsid w:val="00E3352D"/>
    <w:rsid w:val="00E34206"/>
    <w:rsid w:val="00E357AB"/>
    <w:rsid w:val="00E4148C"/>
    <w:rsid w:val="00E43320"/>
    <w:rsid w:val="00E43737"/>
    <w:rsid w:val="00E46557"/>
    <w:rsid w:val="00E468A3"/>
    <w:rsid w:val="00E46CBE"/>
    <w:rsid w:val="00E50997"/>
    <w:rsid w:val="00E52262"/>
    <w:rsid w:val="00E55AB3"/>
    <w:rsid w:val="00E55B92"/>
    <w:rsid w:val="00E56C74"/>
    <w:rsid w:val="00E71538"/>
    <w:rsid w:val="00E71C88"/>
    <w:rsid w:val="00E76F7D"/>
    <w:rsid w:val="00E864B5"/>
    <w:rsid w:val="00E9041D"/>
    <w:rsid w:val="00E92714"/>
    <w:rsid w:val="00EC21A8"/>
    <w:rsid w:val="00ED4E41"/>
    <w:rsid w:val="00ED66AA"/>
    <w:rsid w:val="00EE4D9A"/>
    <w:rsid w:val="00F151EB"/>
    <w:rsid w:val="00F25A13"/>
    <w:rsid w:val="00F30AAB"/>
    <w:rsid w:val="00F4064D"/>
    <w:rsid w:val="00F459BF"/>
    <w:rsid w:val="00F81389"/>
    <w:rsid w:val="00F8326C"/>
    <w:rsid w:val="00F91BDF"/>
    <w:rsid w:val="00FA1A62"/>
    <w:rsid w:val="00FC14C8"/>
    <w:rsid w:val="00FD7F67"/>
    <w:rsid w:val="00FE6669"/>
    <w:rsid w:val="00FF2D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840F9"/>
  <w15:docId w15:val="{75738881-FD27-454E-8E4B-44E74EF2E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B2415"/>
    <w:pPr>
      <w:spacing w:after="200" w:line="276" w:lineRule="auto"/>
    </w:pPr>
    <w:rPr>
      <w:rFonts w:ascii="Calibri" w:eastAsia="Calibri" w:hAnsi="Calibri" w:cs="Times New Roman"/>
      <w:lang w:val="es-ES"/>
    </w:rPr>
  </w:style>
  <w:style w:type="paragraph" w:styleId="Heading1">
    <w:name w:val="heading 1"/>
    <w:basedOn w:val="Normal"/>
    <w:next w:val="Normal"/>
    <w:link w:val="Heading1Char"/>
    <w:uiPriority w:val="9"/>
    <w:qFormat/>
    <w:rsid w:val="00430F7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0F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0F53"/>
    <w:rPr>
      <w:rFonts w:ascii="Calibri" w:eastAsia="Calibri" w:hAnsi="Calibri" w:cs="Times New Roman"/>
      <w:lang w:val="es-ES"/>
    </w:rPr>
  </w:style>
  <w:style w:type="paragraph" w:styleId="Footer">
    <w:name w:val="footer"/>
    <w:basedOn w:val="Normal"/>
    <w:link w:val="FooterChar"/>
    <w:uiPriority w:val="99"/>
    <w:unhideWhenUsed/>
    <w:rsid w:val="00AE0F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0F53"/>
    <w:rPr>
      <w:rFonts w:ascii="Calibri" w:eastAsia="Calibri" w:hAnsi="Calibri" w:cs="Times New Roman"/>
      <w:lang w:val="es-ES"/>
    </w:rPr>
  </w:style>
  <w:style w:type="character" w:styleId="Hyperlink">
    <w:name w:val="Hyperlink"/>
    <w:basedOn w:val="DefaultParagraphFont"/>
    <w:uiPriority w:val="99"/>
    <w:semiHidden/>
    <w:unhideWhenUsed/>
    <w:rsid w:val="00430F7C"/>
    <w:rPr>
      <w:color w:val="0563C1" w:themeColor="hyperlink"/>
      <w:u w:val="single"/>
    </w:rPr>
  </w:style>
  <w:style w:type="paragraph" w:styleId="TOC1">
    <w:name w:val="toc 1"/>
    <w:basedOn w:val="Normal"/>
    <w:next w:val="Normal"/>
    <w:autoRedefine/>
    <w:uiPriority w:val="39"/>
    <w:semiHidden/>
    <w:unhideWhenUsed/>
    <w:rsid w:val="00430F7C"/>
    <w:pPr>
      <w:spacing w:after="100"/>
    </w:pPr>
  </w:style>
  <w:style w:type="paragraph" w:styleId="TOC2">
    <w:name w:val="toc 2"/>
    <w:basedOn w:val="Normal"/>
    <w:next w:val="Normal"/>
    <w:autoRedefine/>
    <w:uiPriority w:val="39"/>
    <w:semiHidden/>
    <w:unhideWhenUsed/>
    <w:rsid w:val="00430F7C"/>
    <w:pPr>
      <w:spacing w:after="100"/>
      <w:ind w:left="220"/>
    </w:pPr>
  </w:style>
  <w:style w:type="character" w:customStyle="1" w:styleId="Heading1Char">
    <w:name w:val="Heading 1 Char"/>
    <w:basedOn w:val="DefaultParagraphFont"/>
    <w:link w:val="Heading1"/>
    <w:uiPriority w:val="9"/>
    <w:rsid w:val="00430F7C"/>
    <w:rPr>
      <w:rFonts w:asciiTheme="majorHAnsi" w:eastAsiaTheme="majorEastAsia" w:hAnsiTheme="majorHAnsi" w:cstheme="majorBidi"/>
      <w:color w:val="2F5496" w:themeColor="accent1" w:themeShade="BF"/>
      <w:sz w:val="32"/>
      <w:szCs w:val="32"/>
      <w:lang w:val="es-ES"/>
    </w:rPr>
  </w:style>
  <w:style w:type="paragraph" w:styleId="TOCHeading">
    <w:name w:val="TOC Heading"/>
    <w:basedOn w:val="Heading1"/>
    <w:next w:val="Normal"/>
    <w:uiPriority w:val="39"/>
    <w:semiHidden/>
    <w:unhideWhenUsed/>
    <w:qFormat/>
    <w:rsid w:val="00430F7C"/>
    <w:pPr>
      <w:spacing w:before="480"/>
      <w:outlineLvl w:val="9"/>
    </w:pPr>
    <w:rPr>
      <w:b/>
      <w:bCs/>
      <w:sz w:val="28"/>
      <w:szCs w:val="28"/>
      <w:lang w:eastAsia="es-ES"/>
    </w:rPr>
  </w:style>
  <w:style w:type="paragraph" w:styleId="ListParagraph">
    <w:name w:val="List Paragraph"/>
    <w:basedOn w:val="Normal"/>
    <w:uiPriority w:val="1"/>
    <w:qFormat/>
    <w:rsid w:val="00430F7C"/>
    <w:pPr>
      <w:ind w:left="720"/>
      <w:contextualSpacing/>
    </w:pPr>
  </w:style>
  <w:style w:type="character" w:styleId="Emphasis">
    <w:name w:val="Emphasis"/>
    <w:basedOn w:val="DefaultParagraphFont"/>
    <w:qFormat/>
    <w:rsid w:val="00E864B5"/>
    <w:rPr>
      <w:i/>
      <w:iCs/>
    </w:rPr>
  </w:style>
  <w:style w:type="table" w:styleId="TableGrid">
    <w:name w:val="Table Grid"/>
    <w:basedOn w:val="TableNormal"/>
    <w:rsid w:val="00E26BA7"/>
    <w:pPr>
      <w:spacing w:after="0" w:line="240" w:lineRule="auto"/>
    </w:pPr>
    <w:rPr>
      <w:rFonts w:ascii="Times New Roman" w:eastAsia="Times New Roman" w:hAnsi="Times New Roman" w:cs="Times New Roman"/>
      <w:sz w:val="20"/>
      <w:szCs w:val="20"/>
      <w:lang w:val="es-VE" w:eastAsia="es-V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863C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63C69"/>
    <w:rPr>
      <w:rFonts w:ascii="Tahoma" w:eastAsia="Calibri" w:hAnsi="Tahoma" w:cs="Tahoma"/>
      <w:sz w:val="16"/>
      <w:szCs w:val="16"/>
      <w:lang w:val="es-ES"/>
    </w:rPr>
  </w:style>
  <w:style w:type="paragraph" w:styleId="BodyText">
    <w:name w:val="Body Text"/>
    <w:basedOn w:val="Normal"/>
    <w:link w:val="BodyTextChar"/>
    <w:uiPriority w:val="1"/>
    <w:qFormat/>
    <w:rsid w:val="000C489D"/>
    <w:pPr>
      <w:widowControl w:val="0"/>
      <w:autoSpaceDE w:val="0"/>
      <w:autoSpaceDN w:val="0"/>
      <w:spacing w:after="0" w:line="240" w:lineRule="auto"/>
    </w:pPr>
    <w:rPr>
      <w:rFonts w:ascii="Arial" w:eastAsia="Arial" w:hAnsi="Arial" w:cs="Arial"/>
      <w:sz w:val="24"/>
      <w:szCs w:val="24"/>
      <w:lang w:eastAsia="es-ES" w:bidi="es-ES"/>
    </w:rPr>
  </w:style>
  <w:style w:type="character" w:customStyle="1" w:styleId="BodyTextChar">
    <w:name w:val="Body Text Char"/>
    <w:basedOn w:val="DefaultParagraphFont"/>
    <w:link w:val="BodyText"/>
    <w:uiPriority w:val="1"/>
    <w:rsid w:val="000C489D"/>
    <w:rPr>
      <w:rFonts w:ascii="Arial" w:eastAsia="Arial" w:hAnsi="Arial" w:cs="Arial"/>
      <w:sz w:val="24"/>
      <w:szCs w:val="24"/>
      <w:lang w:val="es-ES" w:eastAsia="es-ES" w:bidi="es-ES"/>
    </w:rPr>
  </w:style>
  <w:style w:type="paragraph" w:customStyle="1" w:styleId="Prrafodelista1">
    <w:name w:val="Párrafo de lista1"/>
    <w:basedOn w:val="Normal"/>
    <w:uiPriority w:val="34"/>
    <w:qFormat/>
    <w:rsid w:val="00396BF1"/>
    <w:pPr>
      <w:spacing w:after="240" w:line="360" w:lineRule="auto"/>
      <w:ind w:left="720" w:firstLine="284"/>
      <w:contextualSpacing/>
      <w:jc w:val="both"/>
    </w:pPr>
    <w:rPr>
      <w:lang w:val="es-419"/>
    </w:rPr>
  </w:style>
  <w:style w:type="paragraph" w:customStyle="1" w:styleId="Default">
    <w:name w:val="Default"/>
    <w:qFormat/>
    <w:rsid w:val="00E71C88"/>
    <w:pPr>
      <w:spacing w:after="0" w:line="240" w:lineRule="auto"/>
    </w:pPr>
    <w:rPr>
      <w:rFonts w:ascii="Calibri;Arial" w:eastAsia="Times New Roman" w:hAnsi="Calibri;Arial" w:cs="Calibri;Arial"/>
      <w:color w:val="000000"/>
      <w:sz w:val="24"/>
      <w:szCs w:val="24"/>
      <w:lang w:val="es-ES"/>
    </w:rPr>
  </w:style>
  <w:style w:type="character" w:styleId="CommentReference">
    <w:name w:val="annotation reference"/>
    <w:basedOn w:val="DefaultParagraphFont"/>
    <w:uiPriority w:val="99"/>
    <w:semiHidden/>
    <w:unhideWhenUsed/>
    <w:rsid w:val="00C55A8F"/>
    <w:rPr>
      <w:sz w:val="16"/>
      <w:szCs w:val="16"/>
    </w:rPr>
  </w:style>
  <w:style w:type="paragraph" w:styleId="CommentText">
    <w:name w:val="annotation text"/>
    <w:basedOn w:val="Normal"/>
    <w:link w:val="CommentTextChar"/>
    <w:uiPriority w:val="99"/>
    <w:semiHidden/>
    <w:unhideWhenUsed/>
    <w:rsid w:val="00C55A8F"/>
    <w:pPr>
      <w:spacing w:line="240" w:lineRule="auto"/>
    </w:pPr>
    <w:rPr>
      <w:sz w:val="20"/>
      <w:szCs w:val="20"/>
    </w:rPr>
  </w:style>
  <w:style w:type="character" w:customStyle="1" w:styleId="CommentTextChar">
    <w:name w:val="Comment Text Char"/>
    <w:basedOn w:val="DefaultParagraphFont"/>
    <w:link w:val="CommentText"/>
    <w:uiPriority w:val="99"/>
    <w:semiHidden/>
    <w:rsid w:val="00C55A8F"/>
    <w:rPr>
      <w:rFonts w:ascii="Calibri" w:eastAsia="Calibri" w:hAnsi="Calibri" w:cs="Times New Roman"/>
      <w:sz w:val="20"/>
      <w:szCs w:val="20"/>
      <w:lang w:val="es-ES"/>
    </w:rPr>
  </w:style>
  <w:style w:type="paragraph" w:styleId="CommentSubject">
    <w:name w:val="annotation subject"/>
    <w:basedOn w:val="CommentText"/>
    <w:next w:val="CommentText"/>
    <w:link w:val="CommentSubjectChar"/>
    <w:uiPriority w:val="99"/>
    <w:semiHidden/>
    <w:unhideWhenUsed/>
    <w:rsid w:val="00C55A8F"/>
    <w:rPr>
      <w:b/>
      <w:bCs/>
    </w:rPr>
  </w:style>
  <w:style w:type="character" w:customStyle="1" w:styleId="CommentSubjectChar">
    <w:name w:val="Comment Subject Char"/>
    <w:basedOn w:val="CommentTextChar"/>
    <w:link w:val="CommentSubject"/>
    <w:uiPriority w:val="99"/>
    <w:semiHidden/>
    <w:rsid w:val="00C55A8F"/>
    <w:rPr>
      <w:rFonts w:ascii="Calibri" w:eastAsia="Calibri" w:hAnsi="Calibri" w:cs="Times New Roman"/>
      <w:b/>
      <w:bCs/>
      <w:sz w:val="20"/>
      <w:szCs w:val="20"/>
      <w:lang w:val="es-ES"/>
    </w:rPr>
  </w:style>
  <w:style w:type="paragraph" w:styleId="Revision">
    <w:name w:val="Revision"/>
    <w:hidden/>
    <w:uiPriority w:val="99"/>
    <w:semiHidden/>
    <w:rsid w:val="00C97D6B"/>
    <w:pPr>
      <w:spacing w:after="0" w:line="240" w:lineRule="auto"/>
    </w:pPr>
    <w:rPr>
      <w:rFonts w:ascii="Calibri" w:eastAsia="Calibri" w:hAnsi="Calibri" w:cs="Times New Roman"/>
      <w:lang w:val="es-ES"/>
    </w:rPr>
  </w:style>
  <w:style w:type="paragraph" w:customStyle="1" w:styleId="Prrafodelista2">
    <w:name w:val="Párrafo de lista2"/>
    <w:basedOn w:val="Normal"/>
    <w:uiPriority w:val="34"/>
    <w:qFormat/>
    <w:rsid w:val="00B6080E"/>
    <w:pPr>
      <w:spacing w:after="0" w:line="240" w:lineRule="auto"/>
      <w:ind w:left="720"/>
      <w:contextualSpacing/>
    </w:pPr>
    <w:rPr>
      <w:rFonts w:ascii="Arial" w:eastAsia="Times New Roman" w:hAnsi="Arial"/>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050870">
      <w:bodyDiv w:val="1"/>
      <w:marLeft w:val="0"/>
      <w:marRight w:val="0"/>
      <w:marTop w:val="0"/>
      <w:marBottom w:val="0"/>
      <w:divBdr>
        <w:top w:val="none" w:sz="0" w:space="0" w:color="auto"/>
        <w:left w:val="none" w:sz="0" w:space="0" w:color="auto"/>
        <w:bottom w:val="none" w:sz="0" w:space="0" w:color="auto"/>
        <w:right w:val="none" w:sz="0" w:space="0" w:color="auto"/>
      </w:divBdr>
    </w:div>
    <w:div w:id="278756856">
      <w:bodyDiv w:val="1"/>
      <w:marLeft w:val="0"/>
      <w:marRight w:val="0"/>
      <w:marTop w:val="0"/>
      <w:marBottom w:val="0"/>
      <w:divBdr>
        <w:top w:val="none" w:sz="0" w:space="0" w:color="auto"/>
        <w:left w:val="none" w:sz="0" w:space="0" w:color="auto"/>
        <w:bottom w:val="none" w:sz="0" w:space="0" w:color="auto"/>
        <w:right w:val="none" w:sz="0" w:space="0" w:color="auto"/>
      </w:divBdr>
    </w:div>
    <w:div w:id="490023626">
      <w:bodyDiv w:val="1"/>
      <w:marLeft w:val="0"/>
      <w:marRight w:val="0"/>
      <w:marTop w:val="0"/>
      <w:marBottom w:val="0"/>
      <w:divBdr>
        <w:top w:val="none" w:sz="0" w:space="0" w:color="auto"/>
        <w:left w:val="none" w:sz="0" w:space="0" w:color="auto"/>
        <w:bottom w:val="none" w:sz="0" w:space="0" w:color="auto"/>
        <w:right w:val="none" w:sz="0" w:space="0" w:color="auto"/>
      </w:divBdr>
    </w:div>
    <w:div w:id="524057055">
      <w:bodyDiv w:val="1"/>
      <w:marLeft w:val="0"/>
      <w:marRight w:val="0"/>
      <w:marTop w:val="0"/>
      <w:marBottom w:val="0"/>
      <w:divBdr>
        <w:top w:val="none" w:sz="0" w:space="0" w:color="auto"/>
        <w:left w:val="none" w:sz="0" w:space="0" w:color="auto"/>
        <w:bottom w:val="none" w:sz="0" w:space="0" w:color="auto"/>
        <w:right w:val="none" w:sz="0" w:space="0" w:color="auto"/>
      </w:divBdr>
    </w:div>
    <w:div w:id="531655153">
      <w:bodyDiv w:val="1"/>
      <w:marLeft w:val="0"/>
      <w:marRight w:val="0"/>
      <w:marTop w:val="0"/>
      <w:marBottom w:val="0"/>
      <w:divBdr>
        <w:top w:val="none" w:sz="0" w:space="0" w:color="auto"/>
        <w:left w:val="none" w:sz="0" w:space="0" w:color="auto"/>
        <w:bottom w:val="none" w:sz="0" w:space="0" w:color="auto"/>
        <w:right w:val="none" w:sz="0" w:space="0" w:color="auto"/>
      </w:divBdr>
    </w:div>
    <w:div w:id="533690568">
      <w:bodyDiv w:val="1"/>
      <w:marLeft w:val="0"/>
      <w:marRight w:val="0"/>
      <w:marTop w:val="0"/>
      <w:marBottom w:val="0"/>
      <w:divBdr>
        <w:top w:val="none" w:sz="0" w:space="0" w:color="auto"/>
        <w:left w:val="none" w:sz="0" w:space="0" w:color="auto"/>
        <w:bottom w:val="none" w:sz="0" w:space="0" w:color="auto"/>
        <w:right w:val="none" w:sz="0" w:space="0" w:color="auto"/>
      </w:divBdr>
    </w:div>
    <w:div w:id="569073714">
      <w:bodyDiv w:val="1"/>
      <w:marLeft w:val="0"/>
      <w:marRight w:val="0"/>
      <w:marTop w:val="0"/>
      <w:marBottom w:val="0"/>
      <w:divBdr>
        <w:top w:val="none" w:sz="0" w:space="0" w:color="auto"/>
        <w:left w:val="none" w:sz="0" w:space="0" w:color="auto"/>
        <w:bottom w:val="none" w:sz="0" w:space="0" w:color="auto"/>
        <w:right w:val="none" w:sz="0" w:space="0" w:color="auto"/>
      </w:divBdr>
    </w:div>
    <w:div w:id="602688084">
      <w:bodyDiv w:val="1"/>
      <w:marLeft w:val="0"/>
      <w:marRight w:val="0"/>
      <w:marTop w:val="0"/>
      <w:marBottom w:val="0"/>
      <w:divBdr>
        <w:top w:val="none" w:sz="0" w:space="0" w:color="auto"/>
        <w:left w:val="none" w:sz="0" w:space="0" w:color="auto"/>
        <w:bottom w:val="none" w:sz="0" w:space="0" w:color="auto"/>
        <w:right w:val="none" w:sz="0" w:space="0" w:color="auto"/>
      </w:divBdr>
    </w:div>
    <w:div w:id="847136909">
      <w:bodyDiv w:val="1"/>
      <w:marLeft w:val="0"/>
      <w:marRight w:val="0"/>
      <w:marTop w:val="0"/>
      <w:marBottom w:val="0"/>
      <w:divBdr>
        <w:top w:val="none" w:sz="0" w:space="0" w:color="auto"/>
        <w:left w:val="none" w:sz="0" w:space="0" w:color="auto"/>
        <w:bottom w:val="none" w:sz="0" w:space="0" w:color="auto"/>
        <w:right w:val="none" w:sz="0" w:space="0" w:color="auto"/>
      </w:divBdr>
    </w:div>
    <w:div w:id="865143031">
      <w:bodyDiv w:val="1"/>
      <w:marLeft w:val="0"/>
      <w:marRight w:val="0"/>
      <w:marTop w:val="0"/>
      <w:marBottom w:val="0"/>
      <w:divBdr>
        <w:top w:val="none" w:sz="0" w:space="0" w:color="auto"/>
        <w:left w:val="none" w:sz="0" w:space="0" w:color="auto"/>
        <w:bottom w:val="none" w:sz="0" w:space="0" w:color="auto"/>
        <w:right w:val="none" w:sz="0" w:space="0" w:color="auto"/>
      </w:divBdr>
    </w:div>
    <w:div w:id="890534789">
      <w:bodyDiv w:val="1"/>
      <w:marLeft w:val="0"/>
      <w:marRight w:val="0"/>
      <w:marTop w:val="0"/>
      <w:marBottom w:val="0"/>
      <w:divBdr>
        <w:top w:val="none" w:sz="0" w:space="0" w:color="auto"/>
        <w:left w:val="none" w:sz="0" w:space="0" w:color="auto"/>
        <w:bottom w:val="none" w:sz="0" w:space="0" w:color="auto"/>
        <w:right w:val="none" w:sz="0" w:space="0" w:color="auto"/>
      </w:divBdr>
    </w:div>
    <w:div w:id="1030493784">
      <w:bodyDiv w:val="1"/>
      <w:marLeft w:val="0"/>
      <w:marRight w:val="0"/>
      <w:marTop w:val="0"/>
      <w:marBottom w:val="0"/>
      <w:divBdr>
        <w:top w:val="none" w:sz="0" w:space="0" w:color="auto"/>
        <w:left w:val="none" w:sz="0" w:space="0" w:color="auto"/>
        <w:bottom w:val="none" w:sz="0" w:space="0" w:color="auto"/>
        <w:right w:val="none" w:sz="0" w:space="0" w:color="auto"/>
      </w:divBdr>
    </w:div>
    <w:div w:id="1288316578">
      <w:bodyDiv w:val="1"/>
      <w:marLeft w:val="0"/>
      <w:marRight w:val="0"/>
      <w:marTop w:val="0"/>
      <w:marBottom w:val="0"/>
      <w:divBdr>
        <w:top w:val="none" w:sz="0" w:space="0" w:color="auto"/>
        <w:left w:val="none" w:sz="0" w:space="0" w:color="auto"/>
        <w:bottom w:val="none" w:sz="0" w:space="0" w:color="auto"/>
        <w:right w:val="none" w:sz="0" w:space="0" w:color="auto"/>
      </w:divBdr>
    </w:div>
    <w:div w:id="1314679302">
      <w:bodyDiv w:val="1"/>
      <w:marLeft w:val="0"/>
      <w:marRight w:val="0"/>
      <w:marTop w:val="0"/>
      <w:marBottom w:val="0"/>
      <w:divBdr>
        <w:top w:val="none" w:sz="0" w:space="0" w:color="auto"/>
        <w:left w:val="none" w:sz="0" w:space="0" w:color="auto"/>
        <w:bottom w:val="none" w:sz="0" w:space="0" w:color="auto"/>
        <w:right w:val="none" w:sz="0" w:space="0" w:color="auto"/>
      </w:divBdr>
    </w:div>
    <w:div w:id="1427000861">
      <w:bodyDiv w:val="1"/>
      <w:marLeft w:val="0"/>
      <w:marRight w:val="0"/>
      <w:marTop w:val="0"/>
      <w:marBottom w:val="0"/>
      <w:divBdr>
        <w:top w:val="none" w:sz="0" w:space="0" w:color="auto"/>
        <w:left w:val="none" w:sz="0" w:space="0" w:color="auto"/>
        <w:bottom w:val="none" w:sz="0" w:space="0" w:color="auto"/>
        <w:right w:val="none" w:sz="0" w:space="0" w:color="auto"/>
      </w:divBdr>
    </w:div>
    <w:div w:id="1439907608">
      <w:bodyDiv w:val="1"/>
      <w:marLeft w:val="0"/>
      <w:marRight w:val="0"/>
      <w:marTop w:val="0"/>
      <w:marBottom w:val="0"/>
      <w:divBdr>
        <w:top w:val="none" w:sz="0" w:space="0" w:color="auto"/>
        <w:left w:val="none" w:sz="0" w:space="0" w:color="auto"/>
        <w:bottom w:val="none" w:sz="0" w:space="0" w:color="auto"/>
        <w:right w:val="none" w:sz="0" w:space="0" w:color="auto"/>
      </w:divBdr>
    </w:div>
    <w:div w:id="1579904484">
      <w:bodyDiv w:val="1"/>
      <w:marLeft w:val="0"/>
      <w:marRight w:val="0"/>
      <w:marTop w:val="0"/>
      <w:marBottom w:val="0"/>
      <w:divBdr>
        <w:top w:val="none" w:sz="0" w:space="0" w:color="auto"/>
        <w:left w:val="none" w:sz="0" w:space="0" w:color="auto"/>
        <w:bottom w:val="none" w:sz="0" w:space="0" w:color="auto"/>
        <w:right w:val="none" w:sz="0" w:space="0" w:color="auto"/>
      </w:divBdr>
    </w:div>
    <w:div w:id="1704359201">
      <w:bodyDiv w:val="1"/>
      <w:marLeft w:val="0"/>
      <w:marRight w:val="0"/>
      <w:marTop w:val="0"/>
      <w:marBottom w:val="0"/>
      <w:divBdr>
        <w:top w:val="none" w:sz="0" w:space="0" w:color="auto"/>
        <w:left w:val="none" w:sz="0" w:space="0" w:color="auto"/>
        <w:bottom w:val="none" w:sz="0" w:space="0" w:color="auto"/>
        <w:right w:val="none" w:sz="0" w:space="0" w:color="auto"/>
      </w:divBdr>
    </w:div>
    <w:div w:id="1810783368">
      <w:bodyDiv w:val="1"/>
      <w:marLeft w:val="0"/>
      <w:marRight w:val="0"/>
      <w:marTop w:val="0"/>
      <w:marBottom w:val="0"/>
      <w:divBdr>
        <w:top w:val="none" w:sz="0" w:space="0" w:color="auto"/>
        <w:left w:val="none" w:sz="0" w:space="0" w:color="auto"/>
        <w:bottom w:val="none" w:sz="0" w:space="0" w:color="auto"/>
        <w:right w:val="none" w:sz="0" w:space="0" w:color="auto"/>
      </w:divBdr>
    </w:div>
    <w:div w:id="2108651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file:///C:\Users\ldjg\Desktop\Tesis\M&#225;rquez_Padr&#243;n2018%20Anteproyecto%20Corregido%20v.2.docx" TargetMode="External"/><Relationship Id="rId18" Type="http://schemas.openxmlformats.org/officeDocument/2006/relationships/hyperlink" Target="file:///C:\Users\ldjg\Desktop\Tesis\M&#225;rquez_Padr&#243;n2018%20Anteproyecto%20Corregido%20v.2.docx" TargetMode="External"/><Relationship Id="rId3" Type="http://schemas.openxmlformats.org/officeDocument/2006/relationships/styles" Target="styles.xml"/><Relationship Id="rId21" Type="http://schemas.openxmlformats.org/officeDocument/2006/relationships/comments" Target="comments.xml"/><Relationship Id="rId7" Type="http://schemas.openxmlformats.org/officeDocument/2006/relationships/endnotes" Target="endnotes.xml"/><Relationship Id="rId12" Type="http://schemas.openxmlformats.org/officeDocument/2006/relationships/hyperlink" Target="file:///C:\Users\ldjg\Desktop\Tesis\M&#225;rquez_Padr&#243;n2018%20Anteproyecto%20Corregido%20v.2.docx" TargetMode="External"/><Relationship Id="rId17" Type="http://schemas.openxmlformats.org/officeDocument/2006/relationships/hyperlink" Target="file:///C:\Users\ldjg\Desktop\Tesis\M&#225;rquez_Padr&#243;n2018%20Anteproyecto%20Corregido%20v.2.docx"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file:///C:\Users\ldjg\Desktop\Tesis\M&#225;rquez_Padr&#243;n2018%20Anteproyecto%20Corregido%20v.2.docx" TargetMode="External"/><Relationship Id="rId20" Type="http://schemas.openxmlformats.org/officeDocument/2006/relationships/hyperlink" Target="file:///C:\Users\ldjg\Desktop\Tesis\M&#225;rquez_Padr&#243;n2018%20Anteproyecto%20Corregido%20v.2.doc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ldjg\Desktop\Tesis\M&#225;rquez_Padr&#243;n2018%20Anteproyecto%20Corregido%20v.2.docx" TargetMode="Externa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file:///C:\Users\ldjg\Desktop\Tesis\M&#225;rquez_Padr&#243;n2018%20Anteproyecto%20Corregido%20v.2.docx" TargetMode="External"/><Relationship Id="rId23" Type="http://schemas.openxmlformats.org/officeDocument/2006/relationships/fontTable" Target="fontTable.xml"/><Relationship Id="rId10" Type="http://schemas.openxmlformats.org/officeDocument/2006/relationships/hyperlink" Target="file:///C:\Users\ldjg\Desktop\Tesis\M&#225;rquez_Padr&#243;n2018%20Anteproyecto%20Corregido%20v.2.docx" TargetMode="External"/><Relationship Id="rId19" Type="http://schemas.openxmlformats.org/officeDocument/2006/relationships/hyperlink" Target="file:///C:\Users\ldjg\Desktop\Tesis\M&#225;rquez_Padr&#243;n2018%20Anteproyecto%20Corregido%20v.2.docx" TargetMode="External"/><Relationship Id="rId4" Type="http://schemas.openxmlformats.org/officeDocument/2006/relationships/settings" Target="settings.xml"/><Relationship Id="rId9" Type="http://schemas.openxmlformats.org/officeDocument/2006/relationships/hyperlink" Target="file:///C:\Users\ldjg\Desktop\Tesis\M&#225;rquez_Padr&#243;n2018%20Anteproyecto%20Corregido%20v.2.docx" TargetMode="External"/><Relationship Id="rId14" Type="http://schemas.openxmlformats.org/officeDocument/2006/relationships/hyperlink" Target="file:///C:\Users\ldjg\Desktop\Tesis\M&#225;rquez_Padr&#243;n2018%20Anteproyecto%20Corregido%20v.2.docx" TargetMode="External"/><Relationship Id="rId22"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9A8FFB-6DE1-4290-B2E0-CCBA40B197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16</Pages>
  <Words>3107</Words>
  <Characters>17710</Characters>
  <Application>Microsoft Office Word</Application>
  <DocSecurity>0</DocSecurity>
  <Lines>147</Lines>
  <Paragraphs>41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Petroleos de Venezuela S.A.</Company>
  <LinksUpToDate>false</LinksUpToDate>
  <CharactersWithSpaces>20776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Diaz, Luis [Pasante]</dc:creator>
  <cp:lastModifiedBy>Villalobos Alemarnery</cp:lastModifiedBy>
  <cp:revision>7</cp:revision>
  <cp:lastPrinted>2018-10-08T11:57:00Z</cp:lastPrinted>
  <dcterms:created xsi:type="dcterms:W3CDTF">2019-01-09T02:48:00Z</dcterms:created>
  <dcterms:modified xsi:type="dcterms:W3CDTF">2019-01-11T16:32:00Z</dcterms:modified>
</cp:coreProperties>
</file>